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8A441C" w14:textId="77777777" w:rsidR="008C16ED" w:rsidRPr="00B50955" w:rsidRDefault="008C16ED" w:rsidP="008C16ED">
      <w:pPr>
        <w:pStyle w:val="Heading1"/>
        <w:jc w:val="center"/>
      </w:pPr>
      <w:r>
        <w:t>Probability and Statistics for Seismology and Structural Reliability (CENGM0078)</w:t>
      </w:r>
    </w:p>
    <w:p w14:paraId="01CD19A0" w14:textId="59A3A5D6" w:rsidR="00BC24D1" w:rsidRPr="00E0795B" w:rsidRDefault="32983DA2" w:rsidP="00E348BB">
      <w:pPr>
        <w:jc w:val="center"/>
        <w:rPr>
          <w:b/>
          <w:bCs/>
          <w:sz w:val="32"/>
          <w:szCs w:val="32"/>
        </w:rPr>
      </w:pPr>
      <w:r w:rsidRPr="04E6FF0B">
        <w:rPr>
          <w:b/>
          <w:bCs/>
          <w:sz w:val="32"/>
          <w:szCs w:val="32"/>
        </w:rPr>
        <w:t xml:space="preserve">Coursework </w:t>
      </w:r>
      <w:r w:rsidR="00F27627" w:rsidRPr="04E6FF0B">
        <w:rPr>
          <w:b/>
          <w:bCs/>
          <w:sz w:val="32"/>
          <w:szCs w:val="32"/>
        </w:rPr>
        <w:t>Assignment</w:t>
      </w:r>
    </w:p>
    <w:p w14:paraId="10DC4865" w14:textId="77777777" w:rsidR="00E0795B" w:rsidRPr="00E348BB" w:rsidRDefault="00E0795B" w:rsidP="00E348BB">
      <w:pPr>
        <w:jc w:val="center"/>
        <w:rPr>
          <w:rStyle w:val="text"/>
          <w:sz w:val="28"/>
          <w:szCs w:val="28"/>
        </w:rPr>
      </w:pPr>
    </w:p>
    <w:p w14:paraId="345CADEC" w14:textId="2E4E8775" w:rsidR="00BC24D1" w:rsidRPr="009D21DE" w:rsidRDefault="00F122C8" w:rsidP="00F27DFE">
      <w:pPr>
        <w:pStyle w:val="BodyText2"/>
        <w:jc w:val="center"/>
        <w:rPr>
          <w:rStyle w:val="Hyperlink"/>
          <w:i w:val="0"/>
          <w:color w:val="auto"/>
          <w:lang w:eastAsia="el-GR"/>
        </w:rPr>
      </w:pPr>
      <w:r>
        <w:rPr>
          <w:rStyle w:val="text"/>
          <w:b/>
          <w:bCs/>
          <w:i w:val="0"/>
          <w:iCs w:val="0"/>
        </w:rPr>
        <w:t xml:space="preserve">Student Number: </w:t>
      </w:r>
      <w:r w:rsidR="00A9653E">
        <w:rPr>
          <w:rStyle w:val="text"/>
          <w:b/>
          <w:bCs/>
          <w:i w:val="0"/>
          <w:iCs w:val="0"/>
        </w:rPr>
        <w:t>2041710</w:t>
      </w:r>
    </w:p>
    <w:p w14:paraId="7DC193AD" w14:textId="77777777" w:rsidR="00E42895" w:rsidRDefault="00E42895" w:rsidP="00BC24D1">
      <w:pPr>
        <w:pStyle w:val="Heading2"/>
        <w:keepNext w:val="0"/>
        <w:widowControl w:val="0"/>
        <w:spacing w:after="0"/>
        <w:rPr>
          <w:rStyle w:val="text"/>
        </w:rPr>
      </w:pPr>
    </w:p>
    <w:p w14:paraId="73D2472C" w14:textId="733004B6" w:rsidR="00BC24D1" w:rsidRDefault="00BC24D1" w:rsidP="00BC24D1">
      <w:pPr>
        <w:pStyle w:val="Heading2"/>
        <w:keepNext w:val="0"/>
        <w:widowControl w:val="0"/>
        <w:spacing w:after="0"/>
        <w:rPr>
          <w:rStyle w:val="text"/>
        </w:rPr>
      </w:pPr>
      <w:r>
        <w:rPr>
          <w:rStyle w:val="text"/>
        </w:rPr>
        <w:t xml:space="preserve">1. </w:t>
      </w:r>
      <w:r w:rsidR="000A7BA7">
        <w:rPr>
          <w:rStyle w:val="text"/>
        </w:rPr>
        <w:t>DESCRIPTIVE STATISTICS, DATA ANALYSIS AND MODELLING</w:t>
      </w:r>
    </w:p>
    <w:p w14:paraId="5BECD386" w14:textId="77777777" w:rsidR="008C7EEA" w:rsidRPr="008C7EEA" w:rsidRDefault="008C7EEA" w:rsidP="008C7EEA"/>
    <w:p w14:paraId="51C34F8D" w14:textId="02B0826B" w:rsidR="008C7EEA" w:rsidRDefault="008C7EEA" w:rsidP="008C7EEA">
      <w:pPr>
        <w:pStyle w:val="Heading2"/>
        <w:keepNext w:val="0"/>
        <w:widowControl w:val="0"/>
        <w:rPr>
          <w:rStyle w:val="text"/>
        </w:rPr>
      </w:pPr>
      <w:r>
        <w:rPr>
          <w:rStyle w:val="text"/>
        </w:rPr>
        <w:t xml:space="preserve">1.1 </w:t>
      </w:r>
      <w:r w:rsidR="00BA2D3F">
        <w:rPr>
          <w:rStyle w:val="text"/>
        </w:rPr>
        <w:t>Measures</w:t>
      </w:r>
    </w:p>
    <w:p w14:paraId="253CE179" w14:textId="21C9D227" w:rsidR="006505AC" w:rsidRDefault="00A7390E" w:rsidP="00E95FBC">
      <w:pPr>
        <w:jc w:val="both"/>
        <w:rPr>
          <w:sz w:val="20"/>
          <w:szCs w:val="20"/>
        </w:rPr>
      </w:pPr>
      <w:r>
        <w:rPr>
          <w:sz w:val="20"/>
          <w:szCs w:val="20"/>
        </w:rPr>
        <w:t>First</w:t>
      </w:r>
      <w:r w:rsidR="00BA2D3F">
        <w:rPr>
          <w:sz w:val="20"/>
          <w:szCs w:val="20"/>
        </w:rPr>
        <w:t>ly,</w:t>
      </w:r>
      <w:r>
        <w:rPr>
          <w:sz w:val="20"/>
          <w:szCs w:val="20"/>
        </w:rPr>
        <w:t xml:space="preserve"> the concrete data sets are considered individually. The central measures of the </w:t>
      </w:r>
      <w:r w:rsidR="00325686">
        <w:rPr>
          <w:sz w:val="20"/>
          <w:szCs w:val="20"/>
        </w:rPr>
        <w:t>two samples include the mean, median and mode.</w:t>
      </w:r>
      <w:r w:rsidR="00353C3B">
        <w:rPr>
          <w:sz w:val="20"/>
          <w:szCs w:val="20"/>
        </w:rPr>
        <w:t xml:space="preserve"> The sample mean of the concrete data for storey 1 and 2 is 25.71 MPa and 20.04 MPa respectively.</w:t>
      </w:r>
      <w:r w:rsidR="001058CB">
        <w:rPr>
          <w:sz w:val="20"/>
          <w:szCs w:val="20"/>
        </w:rPr>
        <w:t xml:space="preserve"> The median of</w:t>
      </w:r>
      <w:r w:rsidR="00353C3B">
        <w:rPr>
          <w:sz w:val="20"/>
          <w:szCs w:val="20"/>
        </w:rPr>
        <w:t xml:space="preserve"> </w:t>
      </w:r>
      <w:r w:rsidR="00F87540">
        <w:rPr>
          <w:sz w:val="20"/>
          <w:szCs w:val="20"/>
        </w:rPr>
        <w:t>the storey 1 sample is 25.46 MPa, whereas that of storey 2 is 19.44 MPa.</w:t>
      </w:r>
      <w:r w:rsidR="00BE78D7">
        <w:rPr>
          <w:sz w:val="20"/>
          <w:szCs w:val="20"/>
        </w:rPr>
        <w:t xml:space="preserve"> Another descriptive feature of the samples is the dispersion, which </w:t>
      </w:r>
      <w:r w:rsidR="00F26E01">
        <w:rPr>
          <w:sz w:val="20"/>
          <w:szCs w:val="20"/>
        </w:rPr>
        <w:t>describes the scatter of data around the sample mean (Nowak</w:t>
      </w:r>
      <w:r w:rsidR="00916B80">
        <w:rPr>
          <w:sz w:val="20"/>
          <w:szCs w:val="20"/>
        </w:rPr>
        <w:t xml:space="preserve"> and Collins, 20</w:t>
      </w:r>
      <w:r w:rsidR="001F6375">
        <w:rPr>
          <w:sz w:val="20"/>
          <w:szCs w:val="20"/>
        </w:rPr>
        <w:t>1</w:t>
      </w:r>
      <w:r w:rsidR="00916B80">
        <w:rPr>
          <w:sz w:val="20"/>
          <w:szCs w:val="20"/>
        </w:rPr>
        <w:t>3</w:t>
      </w:r>
      <w:r w:rsidR="00F26E01">
        <w:rPr>
          <w:sz w:val="20"/>
          <w:szCs w:val="20"/>
        </w:rPr>
        <w:t>).</w:t>
      </w:r>
      <w:r w:rsidR="00BE78D7">
        <w:rPr>
          <w:sz w:val="20"/>
          <w:szCs w:val="20"/>
        </w:rPr>
        <w:t xml:space="preserve"> </w:t>
      </w:r>
      <w:r w:rsidR="00EB0284">
        <w:rPr>
          <w:sz w:val="20"/>
          <w:szCs w:val="20"/>
        </w:rPr>
        <w:t>The most common</w:t>
      </w:r>
      <w:r w:rsidR="00A7002A">
        <w:rPr>
          <w:sz w:val="20"/>
          <w:szCs w:val="20"/>
        </w:rPr>
        <w:t xml:space="preserve"> measure of this is variance</w:t>
      </w:r>
      <w:r w:rsidR="003F2159">
        <w:rPr>
          <w:sz w:val="20"/>
          <w:szCs w:val="20"/>
        </w:rPr>
        <w:t>, through which the standard deviation can be calculated</w:t>
      </w:r>
      <w:r w:rsidR="00A7002A">
        <w:rPr>
          <w:sz w:val="20"/>
          <w:szCs w:val="20"/>
        </w:rPr>
        <w:t>.</w:t>
      </w:r>
      <w:r w:rsidR="00FA1B83">
        <w:rPr>
          <w:sz w:val="20"/>
          <w:szCs w:val="20"/>
        </w:rPr>
        <w:t xml:space="preserve"> S</w:t>
      </w:r>
      <w:r w:rsidR="00782C3B">
        <w:rPr>
          <w:sz w:val="20"/>
          <w:szCs w:val="20"/>
        </w:rPr>
        <w:t>torey 1</w:t>
      </w:r>
      <w:r w:rsidR="00E74F10">
        <w:rPr>
          <w:sz w:val="20"/>
          <w:szCs w:val="20"/>
        </w:rPr>
        <w:t>’s</w:t>
      </w:r>
      <w:r w:rsidR="00782C3B">
        <w:rPr>
          <w:sz w:val="20"/>
          <w:szCs w:val="20"/>
        </w:rPr>
        <w:t xml:space="preserve"> sample data has a variance</w:t>
      </w:r>
      <w:r w:rsidR="00E27B67">
        <w:rPr>
          <w:sz w:val="20"/>
          <w:szCs w:val="20"/>
        </w:rPr>
        <w:t xml:space="preserve"> of 103</w:t>
      </w:r>
      <w:r w:rsidR="00A05A2C">
        <w:rPr>
          <w:sz w:val="20"/>
          <w:szCs w:val="20"/>
        </w:rPr>
        <w:t>.81 MPa, whereas storey 2 has a variance of 16.07</w:t>
      </w:r>
      <w:r w:rsidR="00833033">
        <w:rPr>
          <w:sz w:val="20"/>
          <w:szCs w:val="20"/>
        </w:rPr>
        <w:t xml:space="preserve"> MPa.</w:t>
      </w:r>
      <w:r w:rsidR="007A7F77">
        <w:rPr>
          <w:sz w:val="20"/>
          <w:szCs w:val="20"/>
        </w:rPr>
        <w:t xml:space="preserve"> Furthermore, </w:t>
      </w:r>
      <w:r w:rsidR="00683F53">
        <w:rPr>
          <w:sz w:val="20"/>
          <w:szCs w:val="20"/>
        </w:rPr>
        <w:t>the standard deviation of</w:t>
      </w:r>
      <w:r w:rsidR="0090242D">
        <w:rPr>
          <w:sz w:val="20"/>
          <w:szCs w:val="20"/>
        </w:rPr>
        <w:t xml:space="preserve"> the</w:t>
      </w:r>
      <w:r w:rsidR="00683F53">
        <w:rPr>
          <w:sz w:val="20"/>
          <w:szCs w:val="20"/>
        </w:rPr>
        <w:t xml:space="preserve"> storey 1</w:t>
      </w:r>
      <w:r w:rsidR="0090242D">
        <w:rPr>
          <w:sz w:val="20"/>
          <w:szCs w:val="20"/>
        </w:rPr>
        <w:t xml:space="preserve"> sample</w:t>
      </w:r>
      <w:r w:rsidR="00683F53">
        <w:rPr>
          <w:sz w:val="20"/>
          <w:szCs w:val="20"/>
        </w:rPr>
        <w:t xml:space="preserve"> was found to be</w:t>
      </w:r>
      <w:r w:rsidR="0090242D">
        <w:rPr>
          <w:sz w:val="20"/>
          <w:szCs w:val="20"/>
        </w:rPr>
        <w:t xml:space="preserve"> 10.19 MPa and for storey 2 sample this was value 4.09 MPa</w:t>
      </w:r>
      <w:r w:rsidR="00565C90">
        <w:rPr>
          <w:sz w:val="20"/>
          <w:szCs w:val="20"/>
        </w:rPr>
        <w:t>.</w:t>
      </w:r>
      <w:r w:rsidR="00E979DE">
        <w:rPr>
          <w:sz w:val="20"/>
          <w:szCs w:val="20"/>
        </w:rPr>
        <w:t xml:space="preserve"> Finally, the coefficient of variation is another measure of dispersion, </w:t>
      </w:r>
      <w:r w:rsidR="00B35D95">
        <w:rPr>
          <w:sz w:val="20"/>
          <w:szCs w:val="20"/>
        </w:rPr>
        <w:t>which was found to be 0.40 MPa for storey 1 and 0.51 MPa for storey 2.</w:t>
      </w:r>
      <w:r w:rsidR="006748D5">
        <w:rPr>
          <w:sz w:val="20"/>
          <w:szCs w:val="20"/>
        </w:rPr>
        <w:t xml:space="preserve"> </w:t>
      </w:r>
      <w:r w:rsidR="002B1C6E">
        <w:rPr>
          <w:sz w:val="20"/>
          <w:szCs w:val="20"/>
        </w:rPr>
        <w:t xml:space="preserve">It is seen that the coefficient of variation for storey 2 is greater than for storey </w:t>
      </w:r>
      <w:r w:rsidR="007B14E4">
        <w:rPr>
          <w:sz w:val="20"/>
          <w:szCs w:val="20"/>
        </w:rPr>
        <w:t>1. This</w:t>
      </w:r>
      <w:r w:rsidR="002B1C6E">
        <w:rPr>
          <w:sz w:val="20"/>
          <w:szCs w:val="20"/>
        </w:rPr>
        <w:t xml:space="preserve"> indicates that the data observed for storey 2 are more dispersed than in storey 1.</w:t>
      </w:r>
    </w:p>
    <w:p w14:paraId="45419D9D" w14:textId="349672FB" w:rsidR="00BC24D1" w:rsidRPr="00E200A2" w:rsidRDefault="00751D58" w:rsidP="00E200A2">
      <w:pPr>
        <w:ind w:firstLine="720"/>
        <w:jc w:val="both"/>
        <w:rPr>
          <w:rStyle w:val="text"/>
          <w:sz w:val="20"/>
          <w:szCs w:val="20"/>
        </w:rPr>
      </w:pPr>
      <w:r>
        <w:rPr>
          <w:sz w:val="20"/>
          <w:szCs w:val="20"/>
        </w:rPr>
        <w:t>Furthermore, the features of the two samples were explored jointly.</w:t>
      </w:r>
      <w:r w:rsidR="0024795A">
        <w:rPr>
          <w:sz w:val="20"/>
          <w:szCs w:val="20"/>
        </w:rPr>
        <w:t xml:space="preserve"> The sample covariance is </w:t>
      </w:r>
      <w:r w:rsidR="00A849FF">
        <w:rPr>
          <w:sz w:val="20"/>
          <w:szCs w:val="20"/>
        </w:rPr>
        <w:t>useful</w:t>
      </w:r>
      <w:r w:rsidR="0024795A">
        <w:rPr>
          <w:sz w:val="20"/>
          <w:szCs w:val="20"/>
        </w:rPr>
        <w:t xml:space="preserve"> in determining the correlation between two observed data sets, this value from the two samples was found to be 40.3694, </w:t>
      </w:r>
      <w:r w:rsidR="000D2CA5">
        <w:rPr>
          <w:sz w:val="20"/>
          <w:szCs w:val="20"/>
        </w:rPr>
        <w:t xml:space="preserve">as </w:t>
      </w:r>
      <w:r w:rsidR="0024795A">
        <w:rPr>
          <w:sz w:val="20"/>
          <w:szCs w:val="20"/>
        </w:rPr>
        <w:t>th</w:t>
      </w:r>
      <w:r w:rsidR="000D2CA5">
        <w:rPr>
          <w:sz w:val="20"/>
          <w:szCs w:val="20"/>
        </w:rPr>
        <w:t>is is a</w:t>
      </w:r>
      <w:r w:rsidR="0024795A">
        <w:rPr>
          <w:sz w:val="20"/>
          <w:szCs w:val="20"/>
        </w:rPr>
        <w:t xml:space="preserve"> positive value</w:t>
      </w:r>
      <w:r w:rsidR="000D2CA5">
        <w:rPr>
          <w:sz w:val="20"/>
          <w:szCs w:val="20"/>
        </w:rPr>
        <w:t>, it</w:t>
      </w:r>
      <w:r w:rsidR="0024795A">
        <w:rPr>
          <w:sz w:val="20"/>
          <w:szCs w:val="20"/>
        </w:rPr>
        <w:t xml:space="preserve"> indicates a </w:t>
      </w:r>
      <w:r w:rsidR="000D2CA5">
        <w:rPr>
          <w:sz w:val="20"/>
          <w:szCs w:val="20"/>
        </w:rPr>
        <w:t xml:space="preserve">a </w:t>
      </w:r>
      <w:r w:rsidR="00010EE5">
        <w:rPr>
          <w:sz w:val="20"/>
          <w:szCs w:val="20"/>
        </w:rPr>
        <w:t>positive</w:t>
      </w:r>
      <w:r w:rsidR="0024795A">
        <w:rPr>
          <w:sz w:val="20"/>
          <w:szCs w:val="20"/>
        </w:rPr>
        <w:t xml:space="preserve"> correlation between </w:t>
      </w:r>
      <w:r w:rsidR="000D2CA5">
        <w:rPr>
          <w:sz w:val="20"/>
          <w:szCs w:val="20"/>
        </w:rPr>
        <w:t>the observed data sets</w:t>
      </w:r>
      <w:r w:rsidR="0024795A">
        <w:rPr>
          <w:sz w:val="20"/>
          <w:szCs w:val="20"/>
        </w:rPr>
        <w:t>. The covariance can be further normali</w:t>
      </w:r>
      <w:r w:rsidR="0064319B">
        <w:rPr>
          <w:sz w:val="20"/>
          <w:szCs w:val="20"/>
        </w:rPr>
        <w:t>s</w:t>
      </w:r>
      <w:r w:rsidR="0024795A">
        <w:rPr>
          <w:sz w:val="20"/>
          <w:szCs w:val="20"/>
        </w:rPr>
        <w:t xml:space="preserve">ed with respect </w:t>
      </w:r>
      <w:r w:rsidR="00010EE5">
        <w:rPr>
          <w:sz w:val="20"/>
          <w:szCs w:val="20"/>
        </w:rPr>
        <w:t>to</w:t>
      </w:r>
      <w:r w:rsidR="0024795A">
        <w:rPr>
          <w:sz w:val="20"/>
          <w:szCs w:val="20"/>
        </w:rPr>
        <w:t xml:space="preserve"> the sample’s standard deviation, this leads to the correlation coefficient.</w:t>
      </w:r>
      <w:r>
        <w:rPr>
          <w:sz w:val="20"/>
          <w:szCs w:val="20"/>
        </w:rPr>
        <w:t xml:space="preserve"> </w:t>
      </w:r>
      <w:r w:rsidR="00B56D14">
        <w:rPr>
          <w:sz w:val="20"/>
          <w:szCs w:val="20"/>
        </w:rPr>
        <w:t xml:space="preserve">Limited in the range of -1 to 1, the </w:t>
      </w:r>
      <w:r w:rsidR="00010EE5">
        <w:rPr>
          <w:sz w:val="20"/>
          <w:szCs w:val="20"/>
        </w:rPr>
        <w:t>coefficient</w:t>
      </w:r>
      <w:r w:rsidR="00B56D14">
        <w:rPr>
          <w:sz w:val="20"/>
          <w:szCs w:val="20"/>
        </w:rPr>
        <w:t xml:space="preserve"> of correlation </w:t>
      </w:r>
      <w:r w:rsidR="000C6585">
        <w:rPr>
          <w:sz w:val="20"/>
          <w:szCs w:val="20"/>
        </w:rPr>
        <w:t>in this case</w:t>
      </w:r>
      <w:r w:rsidR="00B56D14">
        <w:rPr>
          <w:sz w:val="20"/>
          <w:szCs w:val="20"/>
        </w:rPr>
        <w:t xml:space="preserve"> is 0.</w:t>
      </w:r>
      <w:r w:rsidR="000C6585">
        <w:rPr>
          <w:sz w:val="20"/>
          <w:szCs w:val="20"/>
        </w:rPr>
        <w:t xml:space="preserve">96, this is quite a high value that suggests a strong </w:t>
      </w:r>
      <w:r w:rsidR="008F0FB6">
        <w:rPr>
          <w:sz w:val="20"/>
          <w:szCs w:val="20"/>
        </w:rPr>
        <w:t xml:space="preserve">positive </w:t>
      </w:r>
      <w:r w:rsidR="000C6585">
        <w:rPr>
          <w:sz w:val="20"/>
          <w:szCs w:val="20"/>
        </w:rPr>
        <w:t>linear relationship between both samples.</w:t>
      </w:r>
      <w:r w:rsidR="007A21A8">
        <w:rPr>
          <w:sz w:val="20"/>
          <w:szCs w:val="20"/>
        </w:rPr>
        <w:t xml:space="preserve"> Graphical representations of the data were also studied in order to </w:t>
      </w:r>
      <w:r w:rsidR="00544DB9">
        <w:rPr>
          <w:sz w:val="20"/>
          <w:szCs w:val="20"/>
        </w:rPr>
        <w:t>effectively</w:t>
      </w:r>
      <w:r w:rsidR="007A21A8">
        <w:rPr>
          <w:sz w:val="20"/>
          <w:szCs w:val="20"/>
        </w:rPr>
        <w:t xml:space="preserve"> communicate the features.</w:t>
      </w:r>
      <w:r w:rsidR="00A75CBD">
        <w:rPr>
          <w:sz w:val="20"/>
          <w:szCs w:val="20"/>
        </w:rPr>
        <w:t xml:space="preserve"> </w:t>
      </w:r>
      <w:r w:rsidR="00A4397A">
        <w:rPr>
          <w:sz w:val="20"/>
          <w:szCs w:val="20"/>
        </w:rPr>
        <w:t xml:space="preserve">In Figure 1, the quantile plots </w:t>
      </w:r>
      <w:r w:rsidR="00036A94">
        <w:rPr>
          <w:sz w:val="20"/>
          <w:szCs w:val="20"/>
        </w:rPr>
        <w:t>for both samples are illustrated</w:t>
      </w:r>
      <w:r w:rsidR="00F704B8">
        <w:rPr>
          <w:sz w:val="20"/>
          <w:szCs w:val="20"/>
        </w:rPr>
        <w:t xml:space="preserve"> (on the same scale to help comparison)</w:t>
      </w:r>
      <w:r w:rsidR="00654D0B">
        <w:rPr>
          <w:sz w:val="20"/>
          <w:szCs w:val="20"/>
        </w:rPr>
        <w:t>.</w:t>
      </w:r>
      <w:r w:rsidR="00273E22">
        <w:rPr>
          <w:sz w:val="20"/>
          <w:szCs w:val="20"/>
        </w:rPr>
        <w:t xml:space="preserve"> </w:t>
      </w:r>
      <w:r w:rsidR="00373D54">
        <w:rPr>
          <w:sz w:val="20"/>
          <w:szCs w:val="20"/>
        </w:rPr>
        <w:t>For storey 1, the slope starts quite steep and continues this</w:t>
      </w:r>
      <w:r w:rsidR="001E1050">
        <w:rPr>
          <w:sz w:val="20"/>
          <w:szCs w:val="20"/>
        </w:rPr>
        <w:t xml:space="preserve"> trend</w:t>
      </w:r>
      <w:r w:rsidR="00373D54">
        <w:rPr>
          <w:sz w:val="20"/>
          <w:szCs w:val="20"/>
        </w:rPr>
        <w:t xml:space="preserve">, </w:t>
      </w:r>
      <w:r w:rsidR="00156B39">
        <w:rPr>
          <w:sz w:val="20"/>
          <w:szCs w:val="20"/>
        </w:rPr>
        <w:t>the</w:t>
      </w:r>
      <w:r w:rsidR="00373D54">
        <w:rPr>
          <w:sz w:val="20"/>
          <w:szCs w:val="20"/>
        </w:rPr>
        <w:t xml:space="preserve"> steeper slope </w:t>
      </w:r>
      <w:r w:rsidR="00141FB7">
        <w:rPr>
          <w:sz w:val="20"/>
          <w:szCs w:val="20"/>
        </w:rPr>
        <w:t>implies</w:t>
      </w:r>
      <w:r w:rsidR="00373D54">
        <w:rPr>
          <w:sz w:val="20"/>
          <w:szCs w:val="20"/>
        </w:rPr>
        <w:t xml:space="preserve"> a lower concentration of data. This means that the values of the s</w:t>
      </w:r>
      <w:r w:rsidR="0061673F">
        <w:rPr>
          <w:sz w:val="20"/>
          <w:szCs w:val="20"/>
        </w:rPr>
        <w:t>t</w:t>
      </w:r>
      <w:r w:rsidR="00373D54">
        <w:rPr>
          <w:sz w:val="20"/>
          <w:szCs w:val="20"/>
        </w:rPr>
        <w:t xml:space="preserve">orey 1 sample are quite different from one another. In contrast, the storey 2 </w:t>
      </w:r>
      <w:r w:rsidR="005B62E4">
        <w:rPr>
          <w:sz w:val="20"/>
          <w:szCs w:val="20"/>
        </w:rPr>
        <w:t xml:space="preserve">quantile </w:t>
      </w:r>
      <w:r w:rsidR="00373D54">
        <w:rPr>
          <w:sz w:val="20"/>
          <w:szCs w:val="20"/>
        </w:rPr>
        <w:t xml:space="preserve">plot has a flatter slope, </w:t>
      </w:r>
      <w:r w:rsidR="00E06333">
        <w:rPr>
          <w:sz w:val="20"/>
          <w:szCs w:val="20"/>
        </w:rPr>
        <w:t>implying</w:t>
      </w:r>
      <w:r w:rsidR="00373D54">
        <w:rPr>
          <w:sz w:val="20"/>
          <w:szCs w:val="20"/>
        </w:rPr>
        <w:t xml:space="preserve"> a higher concentration </w:t>
      </w:r>
      <w:r w:rsidR="00E06333">
        <w:rPr>
          <w:sz w:val="20"/>
          <w:szCs w:val="20"/>
        </w:rPr>
        <w:t>of</w:t>
      </w:r>
      <w:r w:rsidR="00373D54">
        <w:rPr>
          <w:sz w:val="20"/>
          <w:szCs w:val="20"/>
        </w:rPr>
        <w:t xml:space="preserve"> data </w:t>
      </w:r>
      <w:r w:rsidR="00953909">
        <w:rPr>
          <w:sz w:val="20"/>
          <w:szCs w:val="20"/>
        </w:rPr>
        <w:t>i.e.</w:t>
      </w:r>
      <w:r w:rsidR="00373D54">
        <w:rPr>
          <w:sz w:val="20"/>
          <w:szCs w:val="20"/>
        </w:rPr>
        <w:t xml:space="preserve"> there are a lot of observations with the same/similar values. </w:t>
      </w:r>
      <w:r w:rsidR="00B20778">
        <w:rPr>
          <w:sz w:val="20"/>
          <w:szCs w:val="20"/>
        </w:rPr>
        <w:t xml:space="preserve">For storey 2, the </w:t>
      </w:r>
      <w:r w:rsidR="00182B67">
        <w:rPr>
          <w:sz w:val="20"/>
          <w:szCs w:val="20"/>
        </w:rPr>
        <w:t>slope</w:t>
      </w:r>
      <w:r w:rsidR="00B20778">
        <w:rPr>
          <w:sz w:val="20"/>
          <w:szCs w:val="20"/>
        </w:rPr>
        <w:t xml:space="preserve"> is </w:t>
      </w:r>
      <w:r w:rsidR="00182B67">
        <w:rPr>
          <w:sz w:val="20"/>
          <w:szCs w:val="20"/>
        </w:rPr>
        <w:t xml:space="preserve">fairly flat up to about </w:t>
      </w:r>
      <w:r w:rsidR="00EF4984">
        <w:rPr>
          <w:sz w:val="20"/>
          <w:szCs w:val="20"/>
        </w:rPr>
        <w:t xml:space="preserve">a quantile index of </w:t>
      </w:r>
      <w:r w:rsidR="00182B67">
        <w:rPr>
          <w:sz w:val="20"/>
          <w:szCs w:val="20"/>
        </w:rPr>
        <w:t>0.9</w:t>
      </w:r>
      <w:r w:rsidR="008B1C28">
        <w:rPr>
          <w:sz w:val="20"/>
          <w:szCs w:val="20"/>
        </w:rPr>
        <w:t xml:space="preserve">. Thereafter, </w:t>
      </w:r>
      <w:r w:rsidR="0078351A">
        <w:rPr>
          <w:sz w:val="20"/>
          <w:szCs w:val="20"/>
        </w:rPr>
        <w:t>the</w:t>
      </w:r>
      <w:r w:rsidR="008B1C28">
        <w:rPr>
          <w:sz w:val="20"/>
          <w:szCs w:val="20"/>
        </w:rPr>
        <w:t xml:space="preserve"> slope increases and thus </w:t>
      </w:r>
      <w:r w:rsidR="001519B2">
        <w:rPr>
          <w:sz w:val="20"/>
          <w:szCs w:val="20"/>
        </w:rPr>
        <w:t xml:space="preserve">the </w:t>
      </w:r>
      <w:r w:rsidR="00861F70">
        <w:rPr>
          <w:sz w:val="20"/>
          <w:szCs w:val="20"/>
        </w:rPr>
        <w:t xml:space="preserve">concentration of </w:t>
      </w:r>
      <w:r w:rsidR="0078351A">
        <w:rPr>
          <w:sz w:val="20"/>
          <w:szCs w:val="20"/>
        </w:rPr>
        <w:t>data</w:t>
      </w:r>
      <w:r w:rsidR="008B1C28">
        <w:rPr>
          <w:sz w:val="20"/>
          <w:szCs w:val="20"/>
        </w:rPr>
        <w:t xml:space="preserve"> is smaller</w:t>
      </w:r>
      <w:r w:rsidR="0078351A">
        <w:rPr>
          <w:sz w:val="20"/>
          <w:szCs w:val="20"/>
        </w:rPr>
        <w:t xml:space="preserve">. </w:t>
      </w:r>
      <w:r w:rsidR="00273E22">
        <w:rPr>
          <w:sz w:val="20"/>
          <w:szCs w:val="20"/>
        </w:rPr>
        <w:t>It should be noted that quantiles</w:t>
      </w:r>
      <w:r w:rsidR="00E36DC9">
        <w:rPr>
          <w:sz w:val="20"/>
          <w:szCs w:val="20"/>
        </w:rPr>
        <w:t xml:space="preserve"> values can also be read off this plot</w:t>
      </w:r>
      <w:r w:rsidR="000A1DEB">
        <w:rPr>
          <w:sz w:val="20"/>
          <w:szCs w:val="20"/>
        </w:rPr>
        <w:t>.</w:t>
      </w:r>
      <w:r w:rsidR="00FC3F10">
        <w:rPr>
          <w:sz w:val="20"/>
          <w:szCs w:val="20"/>
        </w:rPr>
        <w:t xml:space="preserve"> </w:t>
      </w:r>
      <w:r w:rsidR="00D61DEC">
        <w:rPr>
          <w:sz w:val="20"/>
          <w:szCs w:val="20"/>
        </w:rPr>
        <w:t>T</w:t>
      </w:r>
      <w:r w:rsidR="00FC3F10">
        <w:rPr>
          <w:sz w:val="20"/>
          <w:szCs w:val="20"/>
        </w:rPr>
        <w:t xml:space="preserve">he symmetry of the data can also be explored. However, as seen the upper shape of both plots does not mirror the lower half, suggesting that the </w:t>
      </w:r>
      <w:r w:rsidR="008B1E2F">
        <w:rPr>
          <w:sz w:val="20"/>
          <w:szCs w:val="20"/>
        </w:rPr>
        <w:t>observations</w:t>
      </w:r>
      <w:r w:rsidR="00FC3F10">
        <w:rPr>
          <w:sz w:val="20"/>
          <w:szCs w:val="20"/>
        </w:rPr>
        <w:t xml:space="preserve"> in both sets are not symmetrical dispersed around the </w:t>
      </w:r>
      <w:r w:rsidR="008B1E2F">
        <w:rPr>
          <w:sz w:val="20"/>
          <w:szCs w:val="20"/>
        </w:rPr>
        <w:t>median.</w:t>
      </w:r>
    </w:p>
    <w:p w14:paraId="17CC5108" w14:textId="2BF75307" w:rsidR="00BC24D1" w:rsidRDefault="00BC24D1" w:rsidP="00BC24D1">
      <w:pPr>
        <w:jc w:val="both"/>
        <w:rPr>
          <w:rStyle w:val="text"/>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E200A2" w14:paraId="0B7DFEAB" w14:textId="77777777" w:rsidTr="00490056">
        <w:tc>
          <w:tcPr>
            <w:tcW w:w="4508" w:type="dxa"/>
          </w:tcPr>
          <w:p w14:paraId="5872564B" w14:textId="61723B31" w:rsidR="00E200A2" w:rsidRDefault="00FF7499" w:rsidP="00490056">
            <w:pPr>
              <w:jc w:val="center"/>
              <w:rPr>
                <w:rStyle w:val="text"/>
                <w:sz w:val="20"/>
                <w:szCs w:val="20"/>
              </w:rPr>
            </w:pPr>
            <w:r w:rsidRPr="00FF7499">
              <w:rPr>
                <w:rStyle w:val="text"/>
                <w:noProof/>
                <w:sz w:val="20"/>
                <w:szCs w:val="20"/>
              </w:rPr>
              <w:drawing>
                <wp:inline distT="0" distB="0" distL="0" distR="0" wp14:anchorId="7655C1E8" wp14:editId="7AB6E16C">
                  <wp:extent cx="2400089" cy="180000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0089" cy="1800000"/>
                          </a:xfrm>
                          <a:prstGeom prst="rect">
                            <a:avLst/>
                          </a:prstGeom>
                        </pic:spPr>
                      </pic:pic>
                    </a:graphicData>
                  </a:graphic>
                </wp:inline>
              </w:drawing>
            </w:r>
          </w:p>
        </w:tc>
        <w:tc>
          <w:tcPr>
            <w:tcW w:w="4509" w:type="dxa"/>
          </w:tcPr>
          <w:p w14:paraId="35655516" w14:textId="2E55465F" w:rsidR="00E200A2" w:rsidRDefault="00FF7499" w:rsidP="00490056">
            <w:pPr>
              <w:jc w:val="center"/>
              <w:rPr>
                <w:rStyle w:val="text"/>
                <w:sz w:val="20"/>
                <w:szCs w:val="20"/>
              </w:rPr>
            </w:pPr>
            <w:r w:rsidRPr="00FF7499">
              <w:rPr>
                <w:rStyle w:val="text"/>
                <w:noProof/>
                <w:sz w:val="20"/>
                <w:szCs w:val="20"/>
              </w:rPr>
              <w:drawing>
                <wp:inline distT="0" distB="0" distL="0" distR="0" wp14:anchorId="187984CE" wp14:editId="287895F7">
                  <wp:extent cx="2400089" cy="180000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0089" cy="1800000"/>
                          </a:xfrm>
                          <a:prstGeom prst="rect">
                            <a:avLst/>
                          </a:prstGeom>
                        </pic:spPr>
                      </pic:pic>
                    </a:graphicData>
                  </a:graphic>
                </wp:inline>
              </w:drawing>
            </w:r>
          </w:p>
        </w:tc>
      </w:tr>
      <w:tr w:rsidR="00E200A2" w14:paraId="3191083F" w14:textId="77777777" w:rsidTr="00490056">
        <w:tc>
          <w:tcPr>
            <w:tcW w:w="9017" w:type="dxa"/>
            <w:gridSpan w:val="2"/>
          </w:tcPr>
          <w:p w14:paraId="56FC8BEE" w14:textId="49B4C7C1" w:rsidR="00E200A2" w:rsidRPr="00BF7624" w:rsidRDefault="00E200A2" w:rsidP="00E200A2">
            <w:pPr>
              <w:jc w:val="center"/>
              <w:rPr>
                <w:rStyle w:val="text"/>
                <w:b/>
                <w:sz w:val="20"/>
                <w:szCs w:val="20"/>
              </w:rPr>
            </w:pPr>
            <w:r w:rsidRPr="00BF7624">
              <w:rPr>
                <w:rStyle w:val="text"/>
                <w:b/>
                <w:sz w:val="20"/>
                <w:szCs w:val="20"/>
              </w:rPr>
              <w:t>Figure 1: Quantile plo</w:t>
            </w:r>
            <w:r w:rsidR="00BF7624" w:rsidRPr="00BF7624">
              <w:rPr>
                <w:rStyle w:val="text"/>
                <w:b/>
                <w:sz w:val="20"/>
                <w:szCs w:val="20"/>
              </w:rPr>
              <w:t>ts of the observed concrete data</w:t>
            </w:r>
          </w:p>
        </w:tc>
      </w:tr>
    </w:tbl>
    <w:p w14:paraId="4A38F8ED" w14:textId="746D1910" w:rsidR="00E200A2" w:rsidRPr="00B345CB" w:rsidRDefault="00E200A2" w:rsidP="00BC24D1">
      <w:pPr>
        <w:jc w:val="both"/>
        <w:rPr>
          <w:rStyle w:val="text"/>
          <w:sz w:val="20"/>
          <w:szCs w:val="20"/>
        </w:rPr>
      </w:pPr>
    </w:p>
    <w:p w14:paraId="144D6C56" w14:textId="08B39704" w:rsidR="00BC24D1" w:rsidRPr="00B345CB" w:rsidRDefault="00BC24D1" w:rsidP="00BC24D1">
      <w:pPr>
        <w:pStyle w:val="Heading2"/>
        <w:keepNext w:val="0"/>
        <w:widowControl w:val="0"/>
        <w:rPr>
          <w:rStyle w:val="text"/>
        </w:rPr>
      </w:pPr>
      <w:r>
        <w:rPr>
          <w:rStyle w:val="text"/>
        </w:rPr>
        <w:t xml:space="preserve">1.2 </w:t>
      </w:r>
      <w:r w:rsidR="009E404A">
        <w:rPr>
          <w:rStyle w:val="text"/>
        </w:rPr>
        <w:t xml:space="preserve">Normal and Lognormal </w:t>
      </w:r>
      <w:r w:rsidR="00936879">
        <w:rPr>
          <w:rStyle w:val="text"/>
        </w:rPr>
        <w:t>models (Probability plot, Chi Square and KS goodness of fit)</w:t>
      </w:r>
    </w:p>
    <w:p w14:paraId="4A9A75FC" w14:textId="4C62EA11" w:rsidR="00D959CC" w:rsidRDefault="00B230B0" w:rsidP="00BC24D1">
      <w:pPr>
        <w:jc w:val="both"/>
        <w:rPr>
          <w:sz w:val="20"/>
          <w:szCs w:val="20"/>
        </w:rPr>
      </w:pPr>
      <w:r>
        <w:rPr>
          <w:sz w:val="20"/>
          <w:szCs w:val="20"/>
        </w:rPr>
        <w:t>Firstly,</w:t>
      </w:r>
      <w:r w:rsidR="00F121E9">
        <w:rPr>
          <w:sz w:val="20"/>
          <w:szCs w:val="20"/>
        </w:rPr>
        <w:t xml:space="preserve"> the normal and lognormal models were explored using the probability plot</w:t>
      </w:r>
      <w:r w:rsidR="00296D48">
        <w:rPr>
          <w:sz w:val="20"/>
          <w:szCs w:val="20"/>
        </w:rPr>
        <w:t>. This aids in the selection</w:t>
      </w:r>
      <w:r w:rsidR="00733421">
        <w:rPr>
          <w:sz w:val="20"/>
          <w:szCs w:val="20"/>
        </w:rPr>
        <w:t xml:space="preserve"> of the </w:t>
      </w:r>
      <w:r w:rsidR="00A96FB8">
        <w:rPr>
          <w:sz w:val="20"/>
          <w:szCs w:val="20"/>
        </w:rPr>
        <w:t xml:space="preserve">most suitable </w:t>
      </w:r>
      <w:r w:rsidR="00733421">
        <w:rPr>
          <w:sz w:val="20"/>
          <w:szCs w:val="20"/>
        </w:rPr>
        <w:t>model distribution</w:t>
      </w:r>
      <w:r w:rsidR="00F64154">
        <w:rPr>
          <w:sz w:val="20"/>
          <w:szCs w:val="20"/>
        </w:rPr>
        <w:t>,</w:t>
      </w:r>
      <w:r w:rsidR="00F121E9">
        <w:rPr>
          <w:sz w:val="20"/>
          <w:szCs w:val="20"/>
        </w:rPr>
        <w:t xml:space="preserve"> the process followed, is outlined by (Faber</w:t>
      </w:r>
      <w:r w:rsidR="00100118">
        <w:rPr>
          <w:sz w:val="20"/>
          <w:szCs w:val="20"/>
        </w:rPr>
        <w:t>, 2012</w:t>
      </w:r>
      <w:r w:rsidR="00F121E9">
        <w:rPr>
          <w:sz w:val="20"/>
          <w:szCs w:val="20"/>
        </w:rPr>
        <w:t>).</w:t>
      </w:r>
      <w:r w:rsidR="00AA60AB">
        <w:rPr>
          <w:sz w:val="20"/>
          <w:szCs w:val="20"/>
        </w:rPr>
        <w:t xml:space="preserve"> Summarised as follows,</w:t>
      </w:r>
      <w:r w:rsidR="009C545D">
        <w:rPr>
          <w:sz w:val="20"/>
          <w:szCs w:val="20"/>
        </w:rPr>
        <w:t xml:space="preserve"> </w:t>
      </w:r>
      <w:r w:rsidR="006C2037">
        <w:rPr>
          <w:sz w:val="20"/>
          <w:szCs w:val="20"/>
        </w:rPr>
        <w:t xml:space="preserve">the data sets were ordered, </w:t>
      </w:r>
      <w:r w:rsidR="009C545D">
        <w:rPr>
          <w:sz w:val="20"/>
          <w:szCs w:val="20"/>
        </w:rPr>
        <w:t>the</w:t>
      </w:r>
      <w:r w:rsidR="006C2037">
        <w:rPr>
          <w:sz w:val="20"/>
          <w:szCs w:val="20"/>
        </w:rPr>
        <w:t>n</w:t>
      </w:r>
      <w:r w:rsidR="009C545D">
        <w:rPr>
          <w:sz w:val="20"/>
          <w:szCs w:val="20"/>
        </w:rPr>
        <w:t xml:space="preserve"> cumulative distribution</w:t>
      </w:r>
      <w:r w:rsidR="004946A3">
        <w:rPr>
          <w:sz w:val="20"/>
          <w:szCs w:val="20"/>
        </w:rPr>
        <w:t xml:space="preserve"> function</w:t>
      </w:r>
      <w:r w:rsidR="00F72171">
        <w:rPr>
          <w:sz w:val="20"/>
          <w:szCs w:val="20"/>
        </w:rPr>
        <w:t xml:space="preserve"> (CDF) </w:t>
      </w:r>
      <w:r w:rsidR="00D54692">
        <w:rPr>
          <w:sz w:val="20"/>
          <w:szCs w:val="20"/>
        </w:rPr>
        <w:t xml:space="preserve">of both models was calculated using, </w:t>
      </w:r>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X</m:t>
            </m:r>
          </m:sub>
        </m:sSub>
        <m:r>
          <w:rPr>
            <w:rFonts w:ascii="Cambria Math" w:hAnsi="Cambria Math"/>
            <w:sz w:val="20"/>
            <w:szCs w:val="20"/>
          </w:rPr>
          <m:t>=</m:t>
        </m:r>
        <m:box>
          <m:boxPr>
            <m:ctrlPr>
              <w:rPr>
                <w:rFonts w:ascii="Cambria Math" w:hAnsi="Cambria Math"/>
                <w:i/>
                <w:sz w:val="20"/>
                <w:szCs w:val="20"/>
              </w:rPr>
            </m:ctrlPr>
          </m:boxPr>
          <m:e>
            <m:argPr>
              <m:argSz m:val="-1"/>
            </m:argPr>
            <m:f>
              <m:fPr>
                <m:ctrlPr>
                  <w:rPr>
                    <w:rFonts w:ascii="Cambria Math" w:hAnsi="Cambria Math"/>
                    <w:i/>
                    <w:sz w:val="20"/>
                    <w:szCs w:val="20"/>
                  </w:rPr>
                </m:ctrlPr>
              </m:fPr>
              <m:num>
                <m:r>
                  <w:rPr>
                    <w:rFonts w:ascii="Cambria Math" w:hAnsi="Cambria Math"/>
                    <w:sz w:val="20"/>
                    <w:szCs w:val="20"/>
                  </w:rPr>
                  <m:t>i</m:t>
                </m:r>
              </m:num>
              <m:den>
                <m:r>
                  <w:rPr>
                    <w:rFonts w:ascii="Cambria Math" w:hAnsi="Cambria Math"/>
                    <w:sz w:val="20"/>
                    <w:szCs w:val="20"/>
                  </w:rPr>
                  <m:t>N+1</m:t>
                </m:r>
              </m:den>
            </m:f>
          </m:e>
        </m:box>
      </m:oMath>
      <w:r w:rsidR="00585AE4">
        <w:rPr>
          <w:sz w:val="20"/>
          <w:szCs w:val="20"/>
        </w:rPr>
        <w:t xml:space="preserve">, </w:t>
      </w:r>
      <m:oMath>
        <m:r>
          <w:rPr>
            <w:rFonts w:ascii="Cambria Math" w:hAnsi="Cambria Math"/>
            <w:sz w:val="20"/>
            <w:szCs w:val="20"/>
          </w:rPr>
          <m:t>i</m:t>
        </m:r>
      </m:oMath>
      <w:r w:rsidR="00E2717A">
        <w:rPr>
          <w:sz w:val="20"/>
          <w:szCs w:val="20"/>
        </w:rPr>
        <w:t xml:space="preserve"> where data id and </w:t>
      </w:r>
      <m:oMath>
        <m:r>
          <w:rPr>
            <w:rFonts w:ascii="Cambria Math" w:hAnsi="Cambria Math"/>
            <w:sz w:val="20"/>
            <w:szCs w:val="20"/>
          </w:rPr>
          <m:t>N</m:t>
        </m:r>
      </m:oMath>
      <w:r w:rsidR="00E2717A">
        <w:rPr>
          <w:sz w:val="20"/>
          <w:szCs w:val="20"/>
        </w:rPr>
        <w:t xml:space="preserve"> is the number of data </w:t>
      </w:r>
      <w:r w:rsidR="000158A6">
        <w:rPr>
          <w:sz w:val="20"/>
          <w:szCs w:val="20"/>
        </w:rPr>
        <w:t>points. Thereafter</w:t>
      </w:r>
      <w:r w:rsidR="003D4EC2">
        <w:rPr>
          <w:sz w:val="20"/>
          <w:szCs w:val="20"/>
        </w:rPr>
        <w:t xml:space="preserve">, </w:t>
      </w:r>
      <w:r w:rsidR="009C5FF2">
        <w:rPr>
          <w:sz w:val="20"/>
          <w:szCs w:val="20"/>
        </w:rPr>
        <w:t xml:space="preserve">the </w:t>
      </w:r>
      <w:r w:rsidR="000158A6">
        <w:rPr>
          <w:sz w:val="20"/>
          <w:szCs w:val="20"/>
        </w:rPr>
        <w:t>inverse of the CDF</w:t>
      </w:r>
      <w:r w:rsidR="003D4EC2">
        <w:rPr>
          <w:sz w:val="20"/>
          <w:szCs w:val="20"/>
        </w:rPr>
        <w:t xml:space="preserve"> was calculated using the </w:t>
      </w:r>
      <w:r w:rsidR="00092378" w:rsidRPr="00092378">
        <w:rPr>
          <w:i/>
          <w:sz w:val="20"/>
          <w:szCs w:val="20"/>
        </w:rPr>
        <w:t>‘</w:t>
      </w:r>
      <w:r w:rsidR="003D4EC2" w:rsidRPr="00092378">
        <w:rPr>
          <w:i/>
          <w:sz w:val="20"/>
          <w:szCs w:val="20"/>
        </w:rPr>
        <w:t>norminv</w:t>
      </w:r>
      <w:r w:rsidR="00092378" w:rsidRPr="00092378">
        <w:rPr>
          <w:i/>
          <w:sz w:val="20"/>
          <w:szCs w:val="20"/>
        </w:rPr>
        <w:t>’</w:t>
      </w:r>
      <w:r w:rsidR="003D4EC2">
        <w:rPr>
          <w:sz w:val="20"/>
          <w:szCs w:val="20"/>
        </w:rPr>
        <w:t xml:space="preserve"> function </w:t>
      </w:r>
      <w:r w:rsidR="00C93CB9">
        <w:rPr>
          <w:sz w:val="20"/>
          <w:szCs w:val="20"/>
        </w:rPr>
        <w:t>in (MATLAB, 2010).</w:t>
      </w:r>
      <w:r w:rsidR="003D4EC2">
        <w:rPr>
          <w:sz w:val="20"/>
          <w:szCs w:val="20"/>
        </w:rPr>
        <w:t xml:space="preserve"> </w:t>
      </w:r>
      <w:r w:rsidR="00D66C0C">
        <w:rPr>
          <w:sz w:val="20"/>
          <w:szCs w:val="20"/>
        </w:rPr>
        <w:t>Consequently</w:t>
      </w:r>
      <w:r w:rsidR="00173CB5">
        <w:rPr>
          <w:sz w:val="20"/>
          <w:szCs w:val="20"/>
        </w:rPr>
        <w:t xml:space="preserve">, the inverse of the CDF (y-axis) was plotted </w:t>
      </w:r>
      <w:r w:rsidR="00173CB5">
        <w:rPr>
          <w:sz w:val="20"/>
          <w:szCs w:val="20"/>
        </w:rPr>
        <w:lastRenderedPageBreak/>
        <w:t>against the data</w:t>
      </w:r>
      <w:r w:rsidR="003D4EC2">
        <w:rPr>
          <w:sz w:val="20"/>
          <w:szCs w:val="20"/>
        </w:rPr>
        <w:t xml:space="preserve"> (x</w:t>
      </w:r>
      <w:r w:rsidR="00D440F3">
        <w:rPr>
          <w:sz w:val="20"/>
          <w:szCs w:val="20"/>
        </w:rPr>
        <w:t>-</w:t>
      </w:r>
      <w:r w:rsidR="003D4EC2">
        <w:rPr>
          <w:sz w:val="20"/>
          <w:szCs w:val="20"/>
        </w:rPr>
        <w:t>axis)</w:t>
      </w:r>
      <w:r w:rsidR="00173CB5">
        <w:rPr>
          <w:sz w:val="20"/>
          <w:szCs w:val="20"/>
        </w:rPr>
        <w:t>,</w:t>
      </w:r>
      <w:r w:rsidR="008305C2">
        <w:rPr>
          <w:sz w:val="20"/>
          <w:szCs w:val="20"/>
        </w:rPr>
        <w:t xml:space="preserve"> </w:t>
      </w:r>
      <w:r w:rsidR="00D66C0C">
        <w:rPr>
          <w:sz w:val="20"/>
          <w:szCs w:val="20"/>
        </w:rPr>
        <w:t>finally</w:t>
      </w:r>
      <w:r w:rsidR="008305C2">
        <w:rPr>
          <w:sz w:val="20"/>
          <w:szCs w:val="20"/>
        </w:rPr>
        <w:t xml:space="preserve"> a fitting process was applied using </w:t>
      </w:r>
      <w:r w:rsidR="002D7048">
        <w:rPr>
          <w:sz w:val="20"/>
          <w:szCs w:val="20"/>
        </w:rPr>
        <w:t>(MATLAB, 2010</w:t>
      </w:r>
      <w:r w:rsidR="00D66C0C">
        <w:rPr>
          <w:sz w:val="20"/>
          <w:szCs w:val="20"/>
        </w:rPr>
        <w:t xml:space="preserve">) and </w:t>
      </w:r>
      <w:r w:rsidR="00173CB5">
        <w:rPr>
          <w:sz w:val="20"/>
          <w:szCs w:val="20"/>
        </w:rPr>
        <w:t>this is depicted in Figure 2</w:t>
      </w:r>
      <w:r w:rsidR="008305C2">
        <w:rPr>
          <w:sz w:val="20"/>
          <w:szCs w:val="20"/>
        </w:rPr>
        <w:t>.</w:t>
      </w:r>
      <w:r w:rsidR="00564010">
        <w:rPr>
          <w:sz w:val="20"/>
          <w:szCs w:val="20"/>
        </w:rPr>
        <w:t xml:space="preserve"> Through the probability plot, the distribution parameters may be determined. The equations of the lines are also illustrated in Figure 2</w:t>
      </w:r>
      <w:r w:rsidR="006816A9">
        <w:rPr>
          <w:sz w:val="20"/>
          <w:szCs w:val="20"/>
        </w:rPr>
        <w:t xml:space="preserve">. The equations for the normal </w:t>
      </w:r>
      <w:r w:rsidR="00615512">
        <w:rPr>
          <w:sz w:val="20"/>
          <w:szCs w:val="20"/>
        </w:rPr>
        <w:t xml:space="preserve">model can be </w:t>
      </w:r>
      <w:r w:rsidR="00C121C4">
        <w:rPr>
          <w:sz w:val="20"/>
          <w:szCs w:val="20"/>
        </w:rPr>
        <w:t>given by equation 1</w:t>
      </w:r>
      <w:r w:rsidR="006816A9">
        <w:rPr>
          <w:sz w:val="20"/>
          <w:szCs w:val="20"/>
        </w:rPr>
        <w:t>.</w:t>
      </w:r>
      <w:r w:rsidR="002F7403">
        <w:rPr>
          <w:sz w:val="20"/>
          <w:szCs w:val="20"/>
        </w:rPr>
        <w:t xml:space="preserve"> </w:t>
      </w:r>
    </w:p>
    <w:p w14:paraId="56437EF8" w14:textId="77777777" w:rsidR="00C121C4" w:rsidRDefault="00C121C4" w:rsidP="00C121C4">
      <w:pPr>
        <w:jc w:val="both"/>
        <w:rPr>
          <w:sz w:val="20"/>
          <w:szCs w:val="20"/>
        </w:rPr>
      </w:pPr>
    </w:p>
    <w:p w14:paraId="766AD744" w14:textId="6765E1AA" w:rsidR="00C121C4" w:rsidRDefault="00E71476" w:rsidP="00C121C4">
      <w:pPr>
        <w:ind w:firstLine="720"/>
        <w:jc w:val="both"/>
        <w:rPr>
          <w:sz w:val="20"/>
          <w:szCs w:val="20"/>
        </w:rPr>
      </w:pPr>
      <m:oMath>
        <m:r>
          <w:rPr>
            <w:rFonts w:ascii="Cambria Math" w:hAnsi="Cambria Math"/>
            <w:sz w:val="20"/>
          </w:rPr>
          <m:t>x=μ+σ</m:t>
        </m:r>
        <m:sSup>
          <m:sSupPr>
            <m:ctrlPr>
              <w:rPr>
                <w:rFonts w:ascii="Cambria Math" w:hAnsi="Cambria Math"/>
                <w:i/>
                <w:sz w:val="20"/>
              </w:rPr>
            </m:ctrlPr>
          </m:sSupPr>
          <m:e>
            <m:r>
              <m:rPr>
                <m:sty m:val="p"/>
              </m:rPr>
              <w:rPr>
                <w:rFonts w:ascii="Cambria Math" w:hAnsi="Cambria Math"/>
                <w:sz w:val="20"/>
              </w:rPr>
              <m:t>Φ</m:t>
            </m:r>
          </m:e>
          <m:sup>
            <m:r>
              <w:rPr>
                <w:rFonts w:ascii="Cambria Math" w:hAnsi="Cambria Math"/>
                <w:sz w:val="20"/>
              </w:rPr>
              <m:t>-1</m:t>
            </m:r>
          </m:sup>
        </m:sSup>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F</m:t>
                </m:r>
              </m:e>
              <m:sub>
                <m:r>
                  <w:rPr>
                    <w:rFonts w:ascii="Cambria Math" w:hAnsi="Cambria Math"/>
                    <w:sz w:val="20"/>
                  </w:rPr>
                  <m:t>X</m:t>
                </m:r>
              </m:sub>
            </m:sSub>
          </m:e>
        </m:d>
        <m:r>
          <w:rPr>
            <w:rFonts w:ascii="Cambria Math" w:hAnsi="Cambria Math"/>
            <w:sz w:val="20"/>
          </w:rPr>
          <m:t xml:space="preserve">                                             </m:t>
        </m:r>
      </m:oMath>
      <w:r w:rsidR="00C121C4">
        <w:rPr>
          <w:sz w:val="20"/>
          <w:szCs w:val="20"/>
        </w:rPr>
        <w:t xml:space="preserve"> </w:t>
      </w:r>
      <w:r w:rsidR="00C121C4">
        <w:rPr>
          <w:sz w:val="20"/>
          <w:szCs w:val="20"/>
        </w:rPr>
        <w:tab/>
      </w:r>
      <w:r w:rsidR="00C121C4">
        <w:rPr>
          <w:sz w:val="20"/>
          <w:szCs w:val="20"/>
        </w:rPr>
        <w:tab/>
      </w:r>
      <w:r w:rsidR="00C121C4">
        <w:rPr>
          <w:sz w:val="20"/>
          <w:szCs w:val="20"/>
        </w:rPr>
        <w:tab/>
      </w:r>
      <w:r w:rsidR="00C121C4">
        <w:rPr>
          <w:sz w:val="20"/>
          <w:szCs w:val="20"/>
        </w:rPr>
        <w:tab/>
      </w:r>
      <w:r w:rsidR="00C121C4">
        <w:rPr>
          <w:sz w:val="20"/>
          <w:szCs w:val="20"/>
        </w:rPr>
        <w:tab/>
      </w:r>
      <w:r w:rsidR="00C121C4">
        <w:rPr>
          <w:sz w:val="20"/>
          <w:szCs w:val="20"/>
        </w:rPr>
        <w:tab/>
        <w:t>1.</w:t>
      </w:r>
    </w:p>
    <w:p w14:paraId="7BD15079" w14:textId="77777777" w:rsidR="00C121C4" w:rsidRPr="00C93312" w:rsidRDefault="00C121C4" w:rsidP="00C121C4">
      <w:pPr>
        <w:jc w:val="both"/>
        <w:rPr>
          <w:sz w:val="20"/>
          <w:szCs w:val="20"/>
        </w:rPr>
      </w:pPr>
    </w:p>
    <w:p w14:paraId="73175B89" w14:textId="37A919A1" w:rsidR="00C121C4" w:rsidRDefault="00C121C4" w:rsidP="00C121C4">
      <w:pPr>
        <w:jc w:val="both"/>
        <w:rPr>
          <w:sz w:val="20"/>
          <w:szCs w:val="20"/>
        </w:rPr>
      </w:pPr>
      <w:r>
        <w:rPr>
          <w:sz w:val="20"/>
          <w:szCs w:val="20"/>
        </w:rPr>
        <w:t>w</w:t>
      </w:r>
      <w:r w:rsidRPr="00C93312">
        <w:rPr>
          <w:sz w:val="20"/>
          <w:szCs w:val="20"/>
        </w:rPr>
        <w:t>here</w:t>
      </w:r>
      <w:r>
        <w:rPr>
          <w:sz w:val="20"/>
          <w:szCs w:val="20"/>
        </w:rPr>
        <w:t>,</w:t>
      </w:r>
      <w:r w:rsidR="00A8580A">
        <w:rPr>
          <w:sz w:val="20"/>
          <w:szCs w:val="20"/>
        </w:rPr>
        <w:t xml:space="preserve"> </w:t>
      </w:r>
      <m:oMath>
        <m:r>
          <w:rPr>
            <w:rFonts w:ascii="Cambria Math" w:hAnsi="Cambria Math"/>
            <w:sz w:val="20"/>
          </w:rPr>
          <m:t>x</m:t>
        </m:r>
      </m:oMath>
      <w:r w:rsidR="00A8580A">
        <w:rPr>
          <w:sz w:val="20"/>
        </w:rPr>
        <w:t xml:space="preserve"> is </w:t>
      </w:r>
      <w:r w:rsidR="00A8580A" w:rsidRPr="008F41F9">
        <w:rPr>
          <w:color w:val="000000" w:themeColor="text1"/>
          <w:sz w:val="20"/>
        </w:rPr>
        <w:t>the</w:t>
      </w:r>
      <w:r w:rsidR="008F41F9" w:rsidRPr="008F41F9">
        <w:rPr>
          <w:color w:val="000000" w:themeColor="text1"/>
          <w:sz w:val="20"/>
        </w:rPr>
        <w:t xml:space="preserve"> data values</w:t>
      </w:r>
      <w:r w:rsidR="008F41F9">
        <w:rPr>
          <w:color w:val="000000" w:themeColor="text1"/>
          <w:sz w:val="20"/>
          <w:szCs w:val="20"/>
        </w:rPr>
        <w:t xml:space="preserve">, </w:t>
      </w:r>
      <m:oMath>
        <m:r>
          <w:rPr>
            <w:rFonts w:ascii="Cambria Math" w:hAnsi="Cambria Math"/>
            <w:sz w:val="21"/>
          </w:rPr>
          <m:t>μ</m:t>
        </m:r>
      </m:oMath>
      <w:r w:rsidR="00A8580A">
        <w:rPr>
          <w:sz w:val="20"/>
        </w:rPr>
        <w:t xml:space="preserve"> </w:t>
      </w:r>
      <w:r>
        <w:rPr>
          <w:sz w:val="20"/>
        </w:rPr>
        <w:t>a</w:t>
      </w:r>
      <w:r w:rsidR="00A8580A">
        <w:rPr>
          <w:sz w:val="20"/>
        </w:rPr>
        <w:t xml:space="preserve">nd </w:t>
      </w:r>
      <m:oMath>
        <m:r>
          <w:rPr>
            <w:rFonts w:ascii="Cambria Math" w:hAnsi="Cambria Math"/>
            <w:sz w:val="21"/>
          </w:rPr>
          <m:t>σ</m:t>
        </m:r>
      </m:oMath>
      <w:r>
        <w:rPr>
          <w:sz w:val="20"/>
        </w:rPr>
        <w:t xml:space="preserve"> </w:t>
      </w:r>
      <w:r w:rsidR="000955E6">
        <w:rPr>
          <w:sz w:val="20"/>
        </w:rPr>
        <w:t xml:space="preserve">are </w:t>
      </w:r>
      <w:r>
        <w:rPr>
          <w:sz w:val="20"/>
        </w:rPr>
        <w:t>the mean and</w:t>
      </w:r>
      <w:r w:rsidR="00A8580A">
        <w:rPr>
          <w:sz w:val="20"/>
        </w:rPr>
        <w:t xml:space="preserve"> standard deviation </w:t>
      </w:r>
      <w:r>
        <w:rPr>
          <w:sz w:val="20"/>
        </w:rPr>
        <w:t>values</w:t>
      </w:r>
      <w:r w:rsidR="00A8580A">
        <w:rPr>
          <w:sz w:val="20"/>
        </w:rPr>
        <w:t>.</w:t>
      </w:r>
    </w:p>
    <w:p w14:paraId="327A0A49" w14:textId="2D67A4E2" w:rsidR="00C121C4" w:rsidRDefault="00C121C4" w:rsidP="00C121C4">
      <w:pPr>
        <w:ind w:firstLine="720"/>
        <w:jc w:val="both"/>
        <w:rPr>
          <w:sz w:val="20"/>
          <w:szCs w:val="20"/>
        </w:rPr>
      </w:pPr>
      <w:r>
        <w:rPr>
          <w:sz w:val="20"/>
          <w:szCs w:val="20"/>
        </w:rPr>
        <w:t xml:space="preserve">On the other </w:t>
      </w:r>
      <w:r w:rsidR="00F65F55">
        <w:rPr>
          <w:sz w:val="20"/>
          <w:szCs w:val="20"/>
        </w:rPr>
        <w:t>hand,</w:t>
      </w:r>
      <w:r>
        <w:rPr>
          <w:sz w:val="20"/>
          <w:szCs w:val="20"/>
        </w:rPr>
        <w:t xml:space="preserve"> the equation of the lognormal model can be given by equation 2. </w:t>
      </w:r>
    </w:p>
    <w:p w14:paraId="0EE956C8" w14:textId="77777777" w:rsidR="00C121C4" w:rsidRDefault="00C121C4" w:rsidP="00C121C4">
      <w:pPr>
        <w:jc w:val="both"/>
        <w:rPr>
          <w:sz w:val="20"/>
          <w:szCs w:val="20"/>
        </w:rPr>
      </w:pPr>
    </w:p>
    <w:p w14:paraId="28B2FC57" w14:textId="511B0985" w:rsidR="00C121C4" w:rsidRDefault="000C21F0" w:rsidP="00C121C4">
      <w:pPr>
        <w:ind w:firstLine="720"/>
        <w:jc w:val="both"/>
        <w:rPr>
          <w:sz w:val="20"/>
          <w:szCs w:val="20"/>
        </w:rPr>
      </w:pPr>
      <m:oMath>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η</m:t>
                    </m:r>
                  </m:e>
                </m:d>
                <m:r>
                  <w:rPr>
                    <w:rFonts w:ascii="Cambria Math" w:hAnsi="Cambria Math"/>
                    <w:sz w:val="20"/>
                    <w:szCs w:val="20"/>
                  </w:rPr>
                  <m:t>+β</m:t>
                </m:r>
                <m:sSup>
                  <m:sSupPr>
                    <m:ctrlPr>
                      <w:rPr>
                        <w:rFonts w:ascii="Cambria Math" w:hAnsi="Cambria Math"/>
                        <w:i/>
                        <w:sz w:val="20"/>
                        <w:szCs w:val="20"/>
                      </w:rPr>
                    </m:ctrlPr>
                  </m:sSupPr>
                  <m:e>
                    <m:r>
                      <m:rPr>
                        <m:sty m:val="p"/>
                      </m:rPr>
                      <w:rPr>
                        <w:rFonts w:ascii="Cambria Math" w:hAnsi="Cambria Math"/>
                        <w:sz w:val="20"/>
                        <w:szCs w:val="20"/>
                      </w:rPr>
                      <m:t>Φ</m:t>
                    </m:r>
                  </m:e>
                  <m:sup>
                    <m:r>
                      <w:rPr>
                        <w:rFonts w:ascii="Cambria Math" w:hAnsi="Cambria Math"/>
                        <w:sz w:val="20"/>
                        <w:szCs w:val="20"/>
                      </w:rPr>
                      <m:t>-1</m:t>
                    </m:r>
                  </m:sup>
                </m:sSup>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X</m:t>
                        </m:r>
                      </m:sub>
                    </m:sSub>
                  </m:e>
                </m:d>
              </m:e>
            </m:func>
          </m:e>
        </m:func>
        <m:r>
          <w:rPr>
            <w:rFonts w:ascii="Cambria Math" w:hAnsi="Cambria Math"/>
            <w:sz w:val="20"/>
            <w:szCs w:val="20"/>
          </w:rPr>
          <m:t xml:space="preserve">                               </m:t>
        </m:r>
      </m:oMath>
      <w:r w:rsidR="00C121C4">
        <w:rPr>
          <w:sz w:val="20"/>
          <w:szCs w:val="20"/>
        </w:rPr>
        <w:tab/>
      </w:r>
      <w:r w:rsidR="00C121C4">
        <w:rPr>
          <w:sz w:val="20"/>
          <w:szCs w:val="20"/>
        </w:rPr>
        <w:tab/>
      </w:r>
      <w:r w:rsidR="00C121C4">
        <w:rPr>
          <w:sz w:val="20"/>
          <w:szCs w:val="20"/>
        </w:rPr>
        <w:tab/>
      </w:r>
      <w:r w:rsidR="00C121C4">
        <w:rPr>
          <w:sz w:val="20"/>
          <w:szCs w:val="20"/>
        </w:rPr>
        <w:tab/>
      </w:r>
      <w:r w:rsidR="00C121C4">
        <w:rPr>
          <w:sz w:val="20"/>
          <w:szCs w:val="20"/>
        </w:rPr>
        <w:tab/>
      </w:r>
      <w:r w:rsidR="00C121C4">
        <w:rPr>
          <w:sz w:val="20"/>
          <w:szCs w:val="20"/>
        </w:rPr>
        <w:tab/>
      </w:r>
      <w:r w:rsidR="00454C15">
        <w:rPr>
          <w:sz w:val="20"/>
          <w:szCs w:val="20"/>
        </w:rPr>
        <w:t>2</w:t>
      </w:r>
      <w:r w:rsidR="00C121C4">
        <w:rPr>
          <w:sz w:val="20"/>
          <w:szCs w:val="20"/>
        </w:rPr>
        <w:t>.</w:t>
      </w:r>
    </w:p>
    <w:p w14:paraId="75876C98" w14:textId="77777777" w:rsidR="00C121C4" w:rsidRPr="00C93312" w:rsidRDefault="00C121C4" w:rsidP="00C121C4">
      <w:pPr>
        <w:jc w:val="both"/>
        <w:rPr>
          <w:sz w:val="20"/>
          <w:szCs w:val="20"/>
        </w:rPr>
      </w:pPr>
    </w:p>
    <w:p w14:paraId="7F065F11" w14:textId="3FA4DDF7" w:rsidR="00C121C4" w:rsidRDefault="006F7AF7" w:rsidP="00BC24D1">
      <w:pPr>
        <w:jc w:val="both"/>
        <w:rPr>
          <w:sz w:val="20"/>
          <w:szCs w:val="20"/>
        </w:rPr>
      </w:pPr>
      <w:r>
        <w:rPr>
          <w:sz w:val="20"/>
          <w:szCs w:val="20"/>
        </w:rPr>
        <w:t>w</w:t>
      </w:r>
      <w:r w:rsidRPr="00C93312">
        <w:rPr>
          <w:sz w:val="20"/>
          <w:szCs w:val="20"/>
        </w:rPr>
        <w:t>here</w:t>
      </w:r>
      <w:r>
        <w:rPr>
          <w:sz w:val="20"/>
          <w:szCs w:val="20"/>
        </w:rPr>
        <w:t xml:space="preserve">, </w:t>
      </w:r>
      <m:oMath>
        <m:r>
          <w:rPr>
            <w:rFonts w:ascii="Cambria Math" w:hAnsi="Cambria Math"/>
            <w:sz w:val="20"/>
          </w:rPr>
          <m:t>x</m:t>
        </m:r>
      </m:oMath>
      <w:r>
        <w:rPr>
          <w:sz w:val="20"/>
        </w:rPr>
        <w:t xml:space="preserve"> is </w:t>
      </w:r>
      <w:r w:rsidR="008F41F9">
        <w:rPr>
          <w:color w:val="000000" w:themeColor="text1"/>
          <w:sz w:val="20"/>
        </w:rPr>
        <w:t xml:space="preserve">the data values, </w:t>
      </w:r>
      <m:oMath>
        <m:r>
          <w:rPr>
            <w:rFonts w:ascii="Cambria Math" w:hAnsi="Cambria Math"/>
            <w:sz w:val="20"/>
            <w:szCs w:val="20"/>
          </w:rPr>
          <m:t>η</m:t>
        </m:r>
      </m:oMath>
      <w:r>
        <w:rPr>
          <w:sz w:val="20"/>
        </w:rPr>
        <w:t xml:space="preserve"> and </w:t>
      </w:r>
      <m:oMath>
        <m:r>
          <w:rPr>
            <w:rFonts w:ascii="Cambria Math" w:hAnsi="Cambria Math"/>
            <w:sz w:val="20"/>
          </w:rPr>
          <m:t>β</m:t>
        </m:r>
      </m:oMath>
      <w:r>
        <w:rPr>
          <w:sz w:val="20"/>
        </w:rPr>
        <w:t xml:space="preserve"> </w:t>
      </w:r>
      <w:r w:rsidR="000955E6">
        <w:rPr>
          <w:sz w:val="20"/>
        </w:rPr>
        <w:t xml:space="preserve">are </w:t>
      </w:r>
      <w:r>
        <w:rPr>
          <w:sz w:val="20"/>
        </w:rPr>
        <w:t xml:space="preserve">the </w:t>
      </w:r>
      <w:r w:rsidR="00B773E8">
        <w:rPr>
          <w:sz w:val="20"/>
        </w:rPr>
        <w:t xml:space="preserve">lognormal model </w:t>
      </w:r>
      <w:r w:rsidR="00C71B61">
        <w:rPr>
          <w:sz w:val="20"/>
        </w:rPr>
        <w:t>parameters</w:t>
      </w:r>
      <w:r w:rsidR="00C121C4">
        <w:rPr>
          <w:sz w:val="20"/>
          <w:szCs w:val="20"/>
        </w:rPr>
        <w:t>.</w:t>
      </w:r>
    </w:p>
    <w:p w14:paraId="44A2FFB6" w14:textId="23B14820" w:rsidR="003F52A8" w:rsidRDefault="00F823BA" w:rsidP="00D959CC">
      <w:pPr>
        <w:ind w:firstLine="720"/>
        <w:jc w:val="both"/>
        <w:rPr>
          <w:sz w:val="20"/>
          <w:szCs w:val="20"/>
        </w:rPr>
      </w:pPr>
      <w:r>
        <w:rPr>
          <w:sz w:val="20"/>
          <w:szCs w:val="20"/>
        </w:rPr>
        <w:t>F</w:t>
      </w:r>
      <w:r w:rsidR="00564010">
        <w:rPr>
          <w:sz w:val="20"/>
          <w:szCs w:val="20"/>
        </w:rPr>
        <w:t xml:space="preserve">or </w:t>
      </w:r>
      <w:r w:rsidR="00E52D64">
        <w:rPr>
          <w:sz w:val="20"/>
          <w:szCs w:val="20"/>
        </w:rPr>
        <w:t xml:space="preserve">the </w:t>
      </w:r>
      <w:r w:rsidR="00134E06">
        <w:rPr>
          <w:sz w:val="20"/>
          <w:szCs w:val="20"/>
        </w:rPr>
        <w:t xml:space="preserve">normal </w:t>
      </w:r>
      <w:r w:rsidR="004A3198">
        <w:rPr>
          <w:sz w:val="20"/>
          <w:szCs w:val="20"/>
        </w:rPr>
        <w:t>model</w:t>
      </w:r>
      <w:r w:rsidR="00BA1ADD">
        <w:rPr>
          <w:sz w:val="20"/>
          <w:szCs w:val="20"/>
        </w:rPr>
        <w:t xml:space="preserve"> shown in Figure 2</w:t>
      </w:r>
      <w:r w:rsidR="004A3198">
        <w:rPr>
          <w:sz w:val="20"/>
          <w:szCs w:val="20"/>
        </w:rPr>
        <w:t xml:space="preserve">, </w:t>
      </w:r>
      <w:r w:rsidR="00A72D7E">
        <w:rPr>
          <w:sz w:val="20"/>
          <w:szCs w:val="20"/>
        </w:rPr>
        <w:t xml:space="preserve">the plots of both </w:t>
      </w:r>
      <w:r w:rsidR="00B13326">
        <w:rPr>
          <w:sz w:val="20"/>
          <w:szCs w:val="20"/>
        </w:rPr>
        <w:t>storeys</w:t>
      </w:r>
      <w:r w:rsidR="00A72D7E">
        <w:rPr>
          <w:sz w:val="20"/>
          <w:szCs w:val="20"/>
        </w:rPr>
        <w:t xml:space="preserve"> seem to have an S-shape and they both show a non-linear </w:t>
      </w:r>
      <w:r w:rsidR="0055306E">
        <w:rPr>
          <w:sz w:val="20"/>
          <w:szCs w:val="20"/>
        </w:rPr>
        <w:t>pattern</w:t>
      </w:r>
      <w:r w:rsidR="00A72D7E">
        <w:rPr>
          <w:sz w:val="20"/>
          <w:szCs w:val="20"/>
        </w:rPr>
        <w:t>.</w:t>
      </w:r>
      <w:r w:rsidR="007C5017">
        <w:rPr>
          <w:sz w:val="20"/>
          <w:szCs w:val="20"/>
        </w:rPr>
        <w:t xml:space="preserve"> Furthermore, both plots are skewed right, </w:t>
      </w:r>
      <w:r w:rsidR="00E95BED">
        <w:rPr>
          <w:sz w:val="20"/>
          <w:szCs w:val="20"/>
        </w:rPr>
        <w:t>although the middle points agree with</w:t>
      </w:r>
      <w:r w:rsidR="003E61FA">
        <w:rPr>
          <w:sz w:val="20"/>
          <w:szCs w:val="20"/>
        </w:rPr>
        <w:t xml:space="preserve"> the fit,</w:t>
      </w:r>
      <w:r w:rsidR="00E95BED">
        <w:rPr>
          <w:sz w:val="20"/>
          <w:szCs w:val="20"/>
        </w:rPr>
        <w:t xml:space="preserve"> the</w:t>
      </w:r>
      <w:r w:rsidR="007C5017">
        <w:rPr>
          <w:sz w:val="20"/>
          <w:szCs w:val="20"/>
        </w:rPr>
        <w:t xml:space="preserve"> first few and last few points deviate from the line, this is more pronounced for </w:t>
      </w:r>
      <w:r w:rsidR="00755B0C">
        <w:rPr>
          <w:sz w:val="20"/>
          <w:szCs w:val="20"/>
        </w:rPr>
        <w:t xml:space="preserve">the </w:t>
      </w:r>
      <w:r w:rsidR="007C5017">
        <w:rPr>
          <w:sz w:val="20"/>
          <w:szCs w:val="20"/>
        </w:rPr>
        <w:t>storey 1 data.</w:t>
      </w:r>
      <w:r w:rsidR="00E95BED">
        <w:rPr>
          <w:sz w:val="20"/>
          <w:szCs w:val="20"/>
        </w:rPr>
        <w:t xml:space="preserve"> </w:t>
      </w:r>
      <w:r w:rsidR="00D959CC">
        <w:rPr>
          <w:sz w:val="20"/>
          <w:szCs w:val="20"/>
        </w:rPr>
        <w:t>Therefore,</w:t>
      </w:r>
      <w:r w:rsidR="007C5017">
        <w:rPr>
          <w:sz w:val="20"/>
          <w:szCs w:val="20"/>
        </w:rPr>
        <w:t xml:space="preserve"> it can be concluded from these points that</w:t>
      </w:r>
      <w:r w:rsidR="00EB5680">
        <w:rPr>
          <w:sz w:val="20"/>
          <w:szCs w:val="20"/>
        </w:rPr>
        <w:t xml:space="preserve"> the</w:t>
      </w:r>
      <w:r w:rsidR="00EA78FA">
        <w:rPr>
          <w:sz w:val="20"/>
          <w:szCs w:val="20"/>
        </w:rPr>
        <w:t xml:space="preserve"> normal distribution will not be a suitable model for both concrete samples.</w:t>
      </w:r>
      <w:r w:rsidR="003F52A8">
        <w:rPr>
          <w:sz w:val="20"/>
          <w:szCs w:val="20"/>
        </w:rPr>
        <w:t xml:space="preserve"> </w:t>
      </w:r>
    </w:p>
    <w:p w14:paraId="7941DD34" w14:textId="7B7AE1F3" w:rsidR="00BC24D1" w:rsidRDefault="003F52A8" w:rsidP="00D959CC">
      <w:pPr>
        <w:ind w:firstLine="720"/>
        <w:jc w:val="both"/>
        <w:rPr>
          <w:sz w:val="20"/>
          <w:szCs w:val="20"/>
        </w:rPr>
      </w:pPr>
      <w:r>
        <w:rPr>
          <w:sz w:val="20"/>
          <w:szCs w:val="20"/>
        </w:rPr>
        <w:t>On the other hand, for both samples, the lognormal probability plot</w:t>
      </w:r>
      <w:r w:rsidR="0055306E">
        <w:rPr>
          <w:sz w:val="20"/>
          <w:szCs w:val="20"/>
        </w:rPr>
        <w:t>s in Figure 2</w:t>
      </w:r>
      <w:r>
        <w:rPr>
          <w:sz w:val="20"/>
          <w:szCs w:val="20"/>
        </w:rPr>
        <w:t xml:space="preserve"> show a fairly strong linear pattern</w:t>
      </w:r>
      <w:r w:rsidR="00BD2CC2">
        <w:rPr>
          <w:sz w:val="20"/>
          <w:szCs w:val="20"/>
        </w:rPr>
        <w:t xml:space="preserve">, </w:t>
      </w:r>
      <w:r>
        <w:rPr>
          <w:sz w:val="20"/>
          <w:szCs w:val="20"/>
        </w:rPr>
        <w:t>a</w:t>
      </w:r>
      <w:r w:rsidR="00BD2CC2">
        <w:rPr>
          <w:sz w:val="20"/>
          <w:szCs w:val="20"/>
        </w:rPr>
        <w:t xml:space="preserve"> </w:t>
      </w:r>
      <w:r>
        <w:rPr>
          <w:sz w:val="20"/>
          <w:szCs w:val="20"/>
        </w:rPr>
        <w:t xml:space="preserve">majority of the data points exhibit close agreement </w:t>
      </w:r>
      <w:r w:rsidR="0055306E">
        <w:rPr>
          <w:sz w:val="20"/>
          <w:szCs w:val="20"/>
        </w:rPr>
        <w:t>with</w:t>
      </w:r>
      <w:r>
        <w:rPr>
          <w:sz w:val="20"/>
          <w:szCs w:val="20"/>
        </w:rPr>
        <w:t xml:space="preserve"> the line of fit</w:t>
      </w:r>
      <w:r w:rsidR="0055306E">
        <w:rPr>
          <w:sz w:val="20"/>
          <w:szCs w:val="20"/>
        </w:rPr>
        <w:t xml:space="preserve">. This </w:t>
      </w:r>
      <w:r>
        <w:rPr>
          <w:sz w:val="20"/>
          <w:szCs w:val="20"/>
        </w:rPr>
        <w:t>indica</w:t>
      </w:r>
      <w:r w:rsidR="0055306E">
        <w:rPr>
          <w:sz w:val="20"/>
          <w:szCs w:val="20"/>
        </w:rPr>
        <w:t>tes</w:t>
      </w:r>
      <w:r>
        <w:rPr>
          <w:sz w:val="20"/>
          <w:szCs w:val="20"/>
        </w:rPr>
        <w:t xml:space="preserve"> that </w:t>
      </w:r>
      <w:r w:rsidR="0055306E">
        <w:rPr>
          <w:sz w:val="20"/>
          <w:szCs w:val="20"/>
        </w:rPr>
        <w:t xml:space="preserve">the concrete </w:t>
      </w:r>
      <w:r w:rsidR="0065420A">
        <w:rPr>
          <w:sz w:val="20"/>
          <w:szCs w:val="20"/>
        </w:rPr>
        <w:t xml:space="preserve">sample data for both </w:t>
      </w:r>
      <w:r w:rsidR="00B13326">
        <w:rPr>
          <w:sz w:val="20"/>
          <w:szCs w:val="20"/>
        </w:rPr>
        <w:t>storeys</w:t>
      </w:r>
      <w:r w:rsidR="0065420A">
        <w:rPr>
          <w:sz w:val="20"/>
          <w:szCs w:val="20"/>
        </w:rPr>
        <w:t xml:space="preserve"> </w:t>
      </w:r>
      <w:r w:rsidR="00054288">
        <w:rPr>
          <w:sz w:val="20"/>
          <w:szCs w:val="20"/>
        </w:rPr>
        <w:t>could be reasonably modelled with lognormal distribution.</w:t>
      </w:r>
      <w:r w:rsidR="006C4182">
        <w:rPr>
          <w:sz w:val="20"/>
          <w:szCs w:val="20"/>
        </w:rPr>
        <w:t xml:space="preserve"> </w:t>
      </w:r>
    </w:p>
    <w:p w14:paraId="45BF5D63" w14:textId="5E211456" w:rsidR="00C56BF4" w:rsidRDefault="00C56BF4" w:rsidP="00BC24D1">
      <w:pPr>
        <w:jc w:val="both"/>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3325E1" w14:paraId="7C4392DC" w14:textId="77777777" w:rsidTr="0011371E">
        <w:tc>
          <w:tcPr>
            <w:tcW w:w="4508" w:type="dxa"/>
          </w:tcPr>
          <w:p w14:paraId="3FFE19FC" w14:textId="0C137600" w:rsidR="003325E1" w:rsidRDefault="003325E1" w:rsidP="0011371E">
            <w:pPr>
              <w:jc w:val="right"/>
              <w:rPr>
                <w:sz w:val="20"/>
                <w:szCs w:val="20"/>
              </w:rPr>
            </w:pPr>
            <w:r w:rsidRPr="003325E1">
              <w:rPr>
                <w:noProof/>
                <w:sz w:val="20"/>
                <w:szCs w:val="20"/>
              </w:rPr>
              <w:drawing>
                <wp:inline distT="0" distB="0" distL="0" distR="0" wp14:anchorId="61A29392" wp14:editId="100453FA">
                  <wp:extent cx="2160080" cy="1620000"/>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60080" cy="1620000"/>
                          </a:xfrm>
                          <a:prstGeom prst="rect">
                            <a:avLst/>
                          </a:prstGeom>
                        </pic:spPr>
                      </pic:pic>
                    </a:graphicData>
                  </a:graphic>
                </wp:inline>
              </w:drawing>
            </w:r>
          </w:p>
        </w:tc>
        <w:tc>
          <w:tcPr>
            <w:tcW w:w="4509" w:type="dxa"/>
          </w:tcPr>
          <w:p w14:paraId="6191342A" w14:textId="77777777" w:rsidR="003325E1" w:rsidRDefault="003325E1" w:rsidP="0011371E">
            <w:pPr>
              <w:rPr>
                <w:sz w:val="20"/>
                <w:szCs w:val="20"/>
              </w:rPr>
            </w:pPr>
            <w:r w:rsidRPr="003325E1">
              <w:rPr>
                <w:noProof/>
                <w:sz w:val="20"/>
                <w:szCs w:val="20"/>
              </w:rPr>
              <w:drawing>
                <wp:inline distT="0" distB="0" distL="0" distR="0" wp14:anchorId="1FF66499" wp14:editId="0BE5874A">
                  <wp:extent cx="2160080" cy="1620000"/>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0080" cy="1620000"/>
                          </a:xfrm>
                          <a:prstGeom prst="rect">
                            <a:avLst/>
                          </a:prstGeom>
                        </pic:spPr>
                      </pic:pic>
                    </a:graphicData>
                  </a:graphic>
                </wp:inline>
              </w:drawing>
            </w:r>
          </w:p>
          <w:p w14:paraId="1237A863" w14:textId="30199C62" w:rsidR="003325E1" w:rsidRDefault="003325E1" w:rsidP="003325E1">
            <w:pPr>
              <w:jc w:val="center"/>
              <w:rPr>
                <w:sz w:val="20"/>
                <w:szCs w:val="20"/>
              </w:rPr>
            </w:pPr>
          </w:p>
        </w:tc>
      </w:tr>
      <w:tr w:rsidR="003325E1" w14:paraId="77EF2E87" w14:textId="77777777" w:rsidTr="0011371E">
        <w:tc>
          <w:tcPr>
            <w:tcW w:w="4508" w:type="dxa"/>
          </w:tcPr>
          <w:p w14:paraId="47660B44" w14:textId="5C4E8AF5" w:rsidR="003325E1" w:rsidRDefault="003325E1" w:rsidP="0011371E">
            <w:pPr>
              <w:jc w:val="right"/>
              <w:rPr>
                <w:sz w:val="20"/>
                <w:szCs w:val="20"/>
              </w:rPr>
            </w:pPr>
            <w:r w:rsidRPr="003325E1">
              <w:rPr>
                <w:noProof/>
                <w:sz w:val="20"/>
                <w:szCs w:val="20"/>
              </w:rPr>
              <w:drawing>
                <wp:inline distT="0" distB="0" distL="0" distR="0" wp14:anchorId="4C35D323" wp14:editId="1F23DC47">
                  <wp:extent cx="2160080" cy="1620000"/>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0080" cy="1620000"/>
                          </a:xfrm>
                          <a:prstGeom prst="rect">
                            <a:avLst/>
                          </a:prstGeom>
                        </pic:spPr>
                      </pic:pic>
                    </a:graphicData>
                  </a:graphic>
                </wp:inline>
              </w:drawing>
            </w:r>
          </w:p>
        </w:tc>
        <w:tc>
          <w:tcPr>
            <w:tcW w:w="4509" w:type="dxa"/>
          </w:tcPr>
          <w:p w14:paraId="2107756C" w14:textId="77777777" w:rsidR="003325E1" w:rsidRDefault="003325E1" w:rsidP="0011371E">
            <w:pPr>
              <w:rPr>
                <w:sz w:val="20"/>
                <w:szCs w:val="20"/>
              </w:rPr>
            </w:pPr>
            <w:r w:rsidRPr="003325E1">
              <w:rPr>
                <w:noProof/>
                <w:sz w:val="20"/>
                <w:szCs w:val="20"/>
              </w:rPr>
              <w:drawing>
                <wp:inline distT="0" distB="0" distL="0" distR="0" wp14:anchorId="3061FFCA" wp14:editId="0312DC38">
                  <wp:extent cx="2160080" cy="1620000"/>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60080" cy="1620000"/>
                          </a:xfrm>
                          <a:prstGeom prst="rect">
                            <a:avLst/>
                          </a:prstGeom>
                        </pic:spPr>
                      </pic:pic>
                    </a:graphicData>
                  </a:graphic>
                </wp:inline>
              </w:drawing>
            </w:r>
          </w:p>
          <w:p w14:paraId="30CB0798" w14:textId="3BF0D425" w:rsidR="0011371E" w:rsidRDefault="0011371E" w:rsidP="003325E1">
            <w:pPr>
              <w:jc w:val="center"/>
              <w:rPr>
                <w:sz w:val="20"/>
                <w:szCs w:val="20"/>
              </w:rPr>
            </w:pPr>
          </w:p>
        </w:tc>
      </w:tr>
      <w:tr w:rsidR="00EC05E8" w14:paraId="0655F5E0" w14:textId="77777777" w:rsidTr="0011371E">
        <w:tc>
          <w:tcPr>
            <w:tcW w:w="9017" w:type="dxa"/>
            <w:gridSpan w:val="2"/>
          </w:tcPr>
          <w:p w14:paraId="7137D792" w14:textId="4AF1D2E8" w:rsidR="00EC05E8" w:rsidRPr="00EC05E8" w:rsidRDefault="00EC05E8" w:rsidP="003325E1">
            <w:pPr>
              <w:jc w:val="center"/>
              <w:rPr>
                <w:b/>
                <w:sz w:val="20"/>
                <w:szCs w:val="20"/>
              </w:rPr>
            </w:pPr>
            <w:r>
              <w:rPr>
                <w:b/>
                <w:sz w:val="20"/>
                <w:szCs w:val="20"/>
              </w:rPr>
              <w:t>Figure 2: Probability plot</w:t>
            </w:r>
            <w:r w:rsidR="00420805">
              <w:rPr>
                <w:b/>
                <w:sz w:val="20"/>
                <w:szCs w:val="20"/>
              </w:rPr>
              <w:t>s</w:t>
            </w:r>
            <w:r>
              <w:rPr>
                <w:b/>
                <w:sz w:val="20"/>
                <w:szCs w:val="20"/>
              </w:rPr>
              <w:t xml:space="preserve"> of the concrete samples for the normal and lognormal </w:t>
            </w:r>
            <w:r w:rsidR="0011371E">
              <w:rPr>
                <w:b/>
                <w:sz w:val="20"/>
                <w:szCs w:val="20"/>
              </w:rPr>
              <w:t>models</w:t>
            </w:r>
          </w:p>
        </w:tc>
      </w:tr>
    </w:tbl>
    <w:p w14:paraId="36161D1B" w14:textId="762527A3" w:rsidR="00C6425C" w:rsidRDefault="00C6425C" w:rsidP="00BC24D1">
      <w:pPr>
        <w:jc w:val="both"/>
        <w:rPr>
          <w:sz w:val="20"/>
          <w:szCs w:val="20"/>
        </w:rPr>
      </w:pPr>
    </w:p>
    <w:p w14:paraId="4B0734BA" w14:textId="5C8F85D9" w:rsidR="003E7A4E" w:rsidRDefault="00296D48" w:rsidP="00BC24D1">
      <w:pPr>
        <w:jc w:val="both"/>
        <w:rPr>
          <w:sz w:val="20"/>
          <w:szCs w:val="20"/>
        </w:rPr>
      </w:pPr>
      <w:r>
        <w:rPr>
          <w:sz w:val="20"/>
          <w:szCs w:val="20"/>
        </w:rPr>
        <w:tab/>
      </w:r>
      <w:r w:rsidR="007E6B2F">
        <w:rPr>
          <w:sz w:val="20"/>
          <w:szCs w:val="20"/>
        </w:rPr>
        <w:t>Moreover, the models were investigated using</w:t>
      </w:r>
      <w:r w:rsidR="00BB411F">
        <w:rPr>
          <w:sz w:val="20"/>
          <w:szCs w:val="20"/>
        </w:rPr>
        <w:t xml:space="preserve"> the</w:t>
      </w:r>
      <w:r w:rsidR="00A42A4C">
        <w:rPr>
          <w:sz w:val="20"/>
          <w:szCs w:val="20"/>
        </w:rPr>
        <w:t xml:space="preserve"> Chi-square</w:t>
      </w:r>
      <w:r w:rsidR="00BB411F">
        <w:rPr>
          <w:sz w:val="20"/>
          <w:szCs w:val="20"/>
        </w:rPr>
        <w:t xml:space="preserve"> test.</w:t>
      </w:r>
      <w:r w:rsidR="00315267">
        <w:rPr>
          <w:sz w:val="20"/>
          <w:szCs w:val="20"/>
        </w:rPr>
        <w:t xml:space="preserve"> Both samples were first binned into k intervals, with the number of intervals calculated from Sturges rule (</w:t>
      </w:r>
      <w:r w:rsidR="00F40304">
        <w:rPr>
          <w:sz w:val="20"/>
          <w:szCs w:val="20"/>
        </w:rPr>
        <w:t>Sturges, 1926</w:t>
      </w:r>
      <w:r w:rsidR="00315267">
        <w:rPr>
          <w:sz w:val="20"/>
          <w:szCs w:val="20"/>
        </w:rPr>
        <w:t>).</w:t>
      </w:r>
      <w:r w:rsidR="00870903">
        <w:rPr>
          <w:sz w:val="20"/>
          <w:szCs w:val="20"/>
        </w:rPr>
        <w:t xml:space="preserve"> Some of the </w:t>
      </w:r>
      <w:r w:rsidR="00137C58">
        <w:rPr>
          <w:sz w:val="20"/>
          <w:szCs w:val="20"/>
        </w:rPr>
        <w:t>intervals, after discreti</w:t>
      </w:r>
      <w:r w:rsidR="00A2658D">
        <w:rPr>
          <w:sz w:val="20"/>
          <w:szCs w:val="20"/>
        </w:rPr>
        <w:t>s</w:t>
      </w:r>
      <w:r w:rsidR="00137C58">
        <w:rPr>
          <w:sz w:val="20"/>
          <w:szCs w:val="20"/>
        </w:rPr>
        <w:t>ation had less than 5 values of data, therefore as per (</w:t>
      </w:r>
      <w:r w:rsidR="00A363FB">
        <w:rPr>
          <w:sz w:val="20"/>
          <w:szCs w:val="20"/>
        </w:rPr>
        <w:t>Benjamin and Cornell, 2014</w:t>
      </w:r>
      <w:r w:rsidR="00137C58">
        <w:rPr>
          <w:sz w:val="20"/>
          <w:szCs w:val="20"/>
        </w:rPr>
        <w:t>)</w:t>
      </w:r>
      <w:r w:rsidR="00A503CE">
        <w:rPr>
          <w:sz w:val="20"/>
          <w:szCs w:val="20"/>
        </w:rPr>
        <w:t xml:space="preserve">, they were lumped with adjacent intervals. </w:t>
      </w:r>
      <w:r w:rsidR="005451AB">
        <w:rPr>
          <w:sz w:val="20"/>
          <w:szCs w:val="20"/>
        </w:rPr>
        <w:t>The value of k is 6 and 4 for storeys 1 and 2 respectively.</w:t>
      </w:r>
      <w:r w:rsidR="00382632">
        <w:rPr>
          <w:sz w:val="20"/>
          <w:szCs w:val="20"/>
        </w:rPr>
        <w:t xml:space="preserve"> Then</w:t>
      </w:r>
      <w:r w:rsidR="005F7C5F">
        <w:rPr>
          <w:sz w:val="20"/>
          <w:szCs w:val="20"/>
        </w:rPr>
        <w:t>,</w:t>
      </w:r>
      <w:r w:rsidR="00382632">
        <w:rPr>
          <w:sz w:val="20"/>
          <w:szCs w:val="20"/>
        </w:rPr>
        <w:t xml:space="preserve"> the observed frequencies and predicted frequencies were computed, from these frequencies, the Chi square statistic, </w:t>
      </w:r>
      <m:oMath>
        <m:sSubSup>
          <m:sSubSupPr>
            <m:ctrlPr>
              <w:rPr>
                <w:rFonts w:ascii="Cambria Math" w:hAnsi="Cambria Math"/>
                <w:i/>
                <w:sz w:val="20"/>
                <w:szCs w:val="20"/>
              </w:rPr>
            </m:ctrlPr>
          </m:sSubSupPr>
          <m:e>
            <m:r>
              <w:rPr>
                <w:rFonts w:ascii="Cambria Math" w:hAnsi="Cambria Math"/>
                <w:sz w:val="20"/>
                <w:szCs w:val="20"/>
              </w:rPr>
              <m:t>e</m:t>
            </m:r>
          </m:e>
          <m:sub>
            <m:r>
              <w:rPr>
                <w:rFonts w:ascii="Cambria Math" w:hAnsi="Cambria Math"/>
                <w:sz w:val="20"/>
                <w:szCs w:val="20"/>
              </w:rPr>
              <m:t>m</m:t>
            </m:r>
          </m:sub>
          <m:sup>
            <m:r>
              <w:rPr>
                <w:rFonts w:ascii="Cambria Math" w:hAnsi="Cambria Math"/>
                <w:sz w:val="20"/>
                <w:szCs w:val="20"/>
              </w:rPr>
              <m:t>2</m:t>
            </m:r>
          </m:sup>
        </m:sSubSup>
      </m:oMath>
      <w:r w:rsidR="007428B6">
        <w:rPr>
          <w:sz w:val="20"/>
          <w:szCs w:val="20"/>
        </w:rPr>
        <w:t>,</w:t>
      </w:r>
      <w:r w:rsidR="00382632">
        <w:rPr>
          <w:sz w:val="20"/>
          <w:szCs w:val="20"/>
        </w:rPr>
        <w:t xml:space="preserve"> was found using (</w:t>
      </w:r>
      <w:r w:rsidR="007428B6">
        <w:rPr>
          <w:sz w:val="20"/>
          <w:szCs w:val="20"/>
        </w:rPr>
        <w:t>Faber, 2012</w:t>
      </w:r>
      <w:r w:rsidR="00382632">
        <w:rPr>
          <w:sz w:val="20"/>
          <w:szCs w:val="20"/>
        </w:rPr>
        <w:t>).</w:t>
      </w:r>
      <w:r w:rsidR="00F9397B">
        <w:rPr>
          <w:sz w:val="20"/>
          <w:szCs w:val="20"/>
        </w:rPr>
        <w:t xml:space="preserve"> </w:t>
      </w:r>
      <w:r w:rsidR="00645028">
        <w:rPr>
          <w:sz w:val="20"/>
          <w:szCs w:val="20"/>
        </w:rPr>
        <w:t xml:space="preserve">The test was applied to determine whether the </w:t>
      </w:r>
      <w:r w:rsidR="00931A97">
        <w:rPr>
          <w:sz w:val="20"/>
          <w:szCs w:val="20"/>
        </w:rPr>
        <w:t>distributions</w:t>
      </w:r>
      <w:r w:rsidR="00645028">
        <w:rPr>
          <w:sz w:val="20"/>
          <w:szCs w:val="20"/>
        </w:rPr>
        <w:t xml:space="preserve"> are suitable, at a 5% significance level</w:t>
      </w:r>
      <w:r w:rsidR="003D3495">
        <w:rPr>
          <w:sz w:val="20"/>
          <w:szCs w:val="20"/>
        </w:rPr>
        <w:t xml:space="preserve">. </w:t>
      </w:r>
      <w:r w:rsidR="00F12BAD">
        <w:rPr>
          <w:sz w:val="20"/>
          <w:szCs w:val="20"/>
        </w:rPr>
        <w:t>As</w:t>
      </w:r>
      <w:r w:rsidR="00D25C24">
        <w:rPr>
          <w:sz w:val="20"/>
          <w:szCs w:val="20"/>
        </w:rPr>
        <w:t xml:space="preserve"> the </w:t>
      </w:r>
      <w:r w:rsidR="008F599F">
        <w:rPr>
          <w:sz w:val="20"/>
          <w:szCs w:val="20"/>
        </w:rPr>
        <w:t xml:space="preserve">two </w:t>
      </w:r>
      <w:r w:rsidR="00D25C24">
        <w:rPr>
          <w:sz w:val="20"/>
          <w:szCs w:val="20"/>
        </w:rPr>
        <w:t xml:space="preserve">model </w:t>
      </w:r>
      <w:r w:rsidR="000738E4">
        <w:rPr>
          <w:sz w:val="20"/>
          <w:szCs w:val="20"/>
        </w:rPr>
        <w:t>parameters</w:t>
      </w:r>
      <w:r w:rsidR="006C6CB8">
        <w:rPr>
          <w:sz w:val="20"/>
          <w:szCs w:val="20"/>
        </w:rPr>
        <w:t xml:space="preserve"> for each of the normal/lognormal</w:t>
      </w:r>
      <w:r w:rsidR="000738E4">
        <w:rPr>
          <w:sz w:val="20"/>
          <w:szCs w:val="20"/>
        </w:rPr>
        <w:t xml:space="preserve"> were </w:t>
      </w:r>
      <w:r w:rsidR="00D25C24">
        <w:rPr>
          <w:sz w:val="20"/>
          <w:szCs w:val="20"/>
        </w:rPr>
        <w:t>estimated from the sample data</w:t>
      </w:r>
      <w:r w:rsidR="000738E4">
        <w:rPr>
          <w:sz w:val="20"/>
          <w:szCs w:val="20"/>
        </w:rPr>
        <w:t xml:space="preserve">, the degree of freedom </w:t>
      </w:r>
      <w:r w:rsidR="00065C04">
        <w:rPr>
          <w:sz w:val="20"/>
          <w:szCs w:val="20"/>
        </w:rPr>
        <w:t>(</w:t>
      </w:r>
      <m:oMath>
        <m:r>
          <w:rPr>
            <w:rFonts w:ascii="Cambria Math" w:hAnsi="Cambria Math"/>
            <w:sz w:val="20"/>
            <w:szCs w:val="20"/>
          </w:rPr>
          <m:t>df</m:t>
        </m:r>
      </m:oMath>
      <w:r w:rsidR="00065C04">
        <w:rPr>
          <w:sz w:val="20"/>
          <w:szCs w:val="20"/>
        </w:rPr>
        <w:t>)</w:t>
      </w:r>
      <w:r w:rsidR="00F12BAD">
        <w:rPr>
          <w:sz w:val="20"/>
          <w:szCs w:val="20"/>
        </w:rPr>
        <w:t xml:space="preserve"> needs to be reduced, it</w:t>
      </w:r>
      <w:r w:rsidR="00065C04">
        <w:rPr>
          <w:sz w:val="20"/>
          <w:szCs w:val="20"/>
        </w:rPr>
        <w:t xml:space="preserve"> </w:t>
      </w:r>
      <w:r w:rsidR="000738E4">
        <w:rPr>
          <w:sz w:val="20"/>
          <w:szCs w:val="20"/>
        </w:rPr>
        <w:t xml:space="preserve">is given by: </w:t>
      </w:r>
      <m:oMath>
        <m:r>
          <w:rPr>
            <w:rFonts w:ascii="Cambria Math" w:hAnsi="Cambria Math"/>
            <w:sz w:val="20"/>
            <w:szCs w:val="20"/>
          </w:rPr>
          <m:t>df=n-1-m</m:t>
        </m:r>
      </m:oMath>
      <w:r w:rsidR="000738E4">
        <w:rPr>
          <w:sz w:val="20"/>
          <w:szCs w:val="20"/>
        </w:rPr>
        <w:t xml:space="preserve">, where </w:t>
      </w:r>
      <m:oMath>
        <m:r>
          <w:rPr>
            <w:rFonts w:ascii="Cambria Math" w:hAnsi="Cambria Math"/>
            <w:sz w:val="20"/>
            <w:szCs w:val="20"/>
          </w:rPr>
          <m:t>n</m:t>
        </m:r>
      </m:oMath>
      <w:r w:rsidR="000738E4">
        <w:rPr>
          <w:sz w:val="20"/>
          <w:szCs w:val="20"/>
        </w:rPr>
        <w:t xml:space="preserve"> is the n</w:t>
      </w:r>
      <w:r w:rsidR="0031132C">
        <w:rPr>
          <w:sz w:val="20"/>
          <w:szCs w:val="20"/>
        </w:rPr>
        <w:t>umber</w:t>
      </w:r>
      <w:r w:rsidR="000738E4">
        <w:rPr>
          <w:sz w:val="20"/>
          <w:szCs w:val="20"/>
        </w:rPr>
        <w:t xml:space="preserve"> of bins and </w:t>
      </w:r>
      <m:oMath>
        <m:r>
          <w:rPr>
            <w:rFonts w:ascii="Cambria Math" w:hAnsi="Cambria Math"/>
            <w:sz w:val="20"/>
            <w:szCs w:val="20"/>
          </w:rPr>
          <m:t>m</m:t>
        </m:r>
      </m:oMath>
      <w:r w:rsidR="000738E4">
        <w:rPr>
          <w:sz w:val="20"/>
          <w:szCs w:val="20"/>
        </w:rPr>
        <w:t xml:space="preserve"> is</w:t>
      </w:r>
      <w:r w:rsidR="0059002E">
        <w:rPr>
          <w:sz w:val="20"/>
          <w:szCs w:val="20"/>
        </w:rPr>
        <w:t xml:space="preserve"> the number of estimated </w:t>
      </w:r>
      <w:r w:rsidR="001D60B8">
        <w:rPr>
          <w:sz w:val="20"/>
          <w:szCs w:val="20"/>
        </w:rPr>
        <w:t>parameters</w:t>
      </w:r>
      <w:r w:rsidR="0059002E">
        <w:rPr>
          <w:sz w:val="20"/>
          <w:szCs w:val="20"/>
        </w:rPr>
        <w:t>,</w:t>
      </w:r>
      <w:r w:rsidR="000738E4">
        <w:rPr>
          <w:sz w:val="20"/>
          <w:szCs w:val="20"/>
        </w:rPr>
        <w:t xml:space="preserve"> </w:t>
      </w:r>
      <w:r w:rsidR="0059002E">
        <w:rPr>
          <w:sz w:val="20"/>
          <w:szCs w:val="20"/>
        </w:rPr>
        <w:t>2</w:t>
      </w:r>
      <w:r w:rsidR="000738E4">
        <w:rPr>
          <w:sz w:val="20"/>
          <w:szCs w:val="20"/>
        </w:rPr>
        <w:t xml:space="preserve">. </w:t>
      </w:r>
      <w:r w:rsidR="001D60B8">
        <w:rPr>
          <w:sz w:val="20"/>
          <w:szCs w:val="20"/>
        </w:rPr>
        <w:t>Hence,</w:t>
      </w:r>
      <w:r w:rsidR="000738E4">
        <w:rPr>
          <w:sz w:val="20"/>
          <w:szCs w:val="20"/>
        </w:rPr>
        <w:t xml:space="preserve"> </w:t>
      </w:r>
      <w:r w:rsidR="0031132C">
        <w:rPr>
          <w:sz w:val="20"/>
          <w:szCs w:val="20"/>
        </w:rPr>
        <w:t>degree of freedom</w:t>
      </w:r>
      <w:r w:rsidR="000738E4">
        <w:rPr>
          <w:sz w:val="20"/>
          <w:szCs w:val="20"/>
        </w:rPr>
        <w:t xml:space="preserve"> </w:t>
      </w:r>
      <w:r w:rsidR="0031132C">
        <w:rPr>
          <w:sz w:val="20"/>
          <w:szCs w:val="20"/>
        </w:rPr>
        <w:t xml:space="preserve">for </w:t>
      </w:r>
      <w:r w:rsidR="000738E4">
        <w:rPr>
          <w:sz w:val="20"/>
          <w:szCs w:val="20"/>
        </w:rPr>
        <w:t>s</w:t>
      </w:r>
      <w:r w:rsidR="000C79D2">
        <w:rPr>
          <w:sz w:val="20"/>
          <w:szCs w:val="20"/>
        </w:rPr>
        <w:t>torey</w:t>
      </w:r>
      <w:r w:rsidR="000738E4">
        <w:rPr>
          <w:sz w:val="20"/>
          <w:szCs w:val="20"/>
        </w:rPr>
        <w:t xml:space="preserve"> 1</w:t>
      </w:r>
      <w:r w:rsidR="000C79D2">
        <w:rPr>
          <w:sz w:val="20"/>
          <w:szCs w:val="20"/>
        </w:rPr>
        <w:t xml:space="preserve"> is </w:t>
      </w:r>
      <w:r w:rsidR="007847AC">
        <w:rPr>
          <w:sz w:val="20"/>
          <w:szCs w:val="20"/>
        </w:rPr>
        <w:t>3</w:t>
      </w:r>
      <w:r w:rsidR="000C79D2">
        <w:rPr>
          <w:sz w:val="20"/>
          <w:szCs w:val="20"/>
        </w:rPr>
        <w:t>, where</w:t>
      </w:r>
      <w:r w:rsidR="007D66B2">
        <w:rPr>
          <w:sz w:val="20"/>
          <w:szCs w:val="20"/>
        </w:rPr>
        <w:t>as</w:t>
      </w:r>
      <w:r w:rsidR="000C79D2">
        <w:rPr>
          <w:sz w:val="20"/>
          <w:szCs w:val="20"/>
        </w:rPr>
        <w:t xml:space="preserve"> for storey 2 it is </w:t>
      </w:r>
      <w:r w:rsidR="007847AC">
        <w:rPr>
          <w:sz w:val="20"/>
          <w:szCs w:val="20"/>
        </w:rPr>
        <w:t>1</w:t>
      </w:r>
      <w:r w:rsidR="003E7A4E">
        <w:rPr>
          <w:sz w:val="20"/>
          <w:szCs w:val="20"/>
        </w:rPr>
        <w:t>.</w:t>
      </w:r>
      <w:r w:rsidR="000D7D03">
        <w:rPr>
          <w:sz w:val="20"/>
          <w:szCs w:val="20"/>
        </w:rPr>
        <w:t xml:space="preserve"> Using</w:t>
      </w:r>
      <w:r w:rsidR="00DA2BF2">
        <w:rPr>
          <w:sz w:val="20"/>
          <w:szCs w:val="20"/>
        </w:rPr>
        <w:t xml:space="preserve"> </w:t>
      </w:r>
      <w:r w:rsidR="00DA2BF2" w:rsidRPr="00DA2BF2">
        <w:rPr>
          <w:i/>
          <w:sz w:val="20"/>
          <w:szCs w:val="20"/>
        </w:rPr>
        <w:t>‘chi2inv’</w:t>
      </w:r>
      <w:r w:rsidR="0031132C" w:rsidRPr="00DA2BF2">
        <w:rPr>
          <w:i/>
          <w:sz w:val="20"/>
          <w:szCs w:val="20"/>
        </w:rPr>
        <w:t xml:space="preserve"> </w:t>
      </w:r>
      <w:r w:rsidR="00DA2BF2">
        <w:rPr>
          <w:sz w:val="20"/>
          <w:szCs w:val="20"/>
        </w:rPr>
        <w:t xml:space="preserve">from </w:t>
      </w:r>
      <w:r w:rsidR="0031132C">
        <w:rPr>
          <w:sz w:val="20"/>
          <w:szCs w:val="20"/>
        </w:rPr>
        <w:t xml:space="preserve">(MATLAB, </w:t>
      </w:r>
      <w:r w:rsidR="00DA2BF2">
        <w:rPr>
          <w:sz w:val="20"/>
          <w:szCs w:val="20"/>
        </w:rPr>
        <w:t>2010)</w:t>
      </w:r>
      <w:r w:rsidR="000D7D03">
        <w:rPr>
          <w:sz w:val="20"/>
          <w:szCs w:val="20"/>
        </w:rPr>
        <w:t>,</w:t>
      </w:r>
      <w:r w:rsidR="00DA2BF2">
        <w:rPr>
          <w:sz w:val="20"/>
          <w:szCs w:val="20"/>
        </w:rPr>
        <w:t xml:space="preserve"> which has inputs of </w:t>
      </w:r>
      <m:oMath>
        <m:r>
          <w:rPr>
            <w:rFonts w:ascii="Cambria Math" w:hAnsi="Cambria Math"/>
            <w:sz w:val="20"/>
            <w:szCs w:val="20"/>
          </w:rPr>
          <m:t xml:space="preserve">df </m:t>
        </m:r>
      </m:oMath>
      <w:r w:rsidR="00DA2BF2">
        <w:rPr>
          <w:sz w:val="20"/>
          <w:szCs w:val="20"/>
        </w:rPr>
        <w:t xml:space="preserve">and the chosen significance level, </w:t>
      </w:r>
      <w:r w:rsidR="000D7D03">
        <w:rPr>
          <w:sz w:val="20"/>
          <w:szCs w:val="20"/>
        </w:rPr>
        <w:t>the key values were calculated.</w:t>
      </w:r>
      <w:r w:rsidR="000A4BE9">
        <w:rPr>
          <w:sz w:val="20"/>
          <w:szCs w:val="20"/>
        </w:rPr>
        <w:t xml:space="preserve"> The null hypothesis, </w:t>
      </w: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0</m:t>
            </m:r>
          </m:sub>
        </m:sSub>
      </m:oMath>
      <w:r w:rsidR="000A4BE9">
        <w:rPr>
          <w:sz w:val="20"/>
          <w:szCs w:val="20"/>
        </w:rPr>
        <w:t>, is</w:t>
      </w:r>
      <w:r w:rsidR="0095086F">
        <w:rPr>
          <w:sz w:val="20"/>
          <w:szCs w:val="20"/>
        </w:rPr>
        <w:t xml:space="preserve"> that the assumed distribution function is not in gross contradiction with the observed data, </w:t>
      </w: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0</m:t>
            </m:r>
          </m:sub>
        </m:sSub>
      </m:oMath>
      <w:r w:rsidR="0095086F">
        <w:rPr>
          <w:sz w:val="20"/>
          <w:szCs w:val="20"/>
        </w:rPr>
        <w:t xml:space="preserve"> is </w:t>
      </w:r>
      <w:r w:rsidR="000A4BE9">
        <w:rPr>
          <w:sz w:val="20"/>
          <w:szCs w:val="20"/>
        </w:rPr>
        <w:t xml:space="preserve">not accepted if the value of </w:t>
      </w:r>
      <m:oMath>
        <m:sSubSup>
          <m:sSubSupPr>
            <m:ctrlPr>
              <w:rPr>
                <w:rFonts w:ascii="Cambria Math" w:hAnsi="Cambria Math"/>
                <w:i/>
                <w:sz w:val="20"/>
                <w:szCs w:val="20"/>
              </w:rPr>
            </m:ctrlPr>
          </m:sSubSupPr>
          <m:e>
            <m:r>
              <w:rPr>
                <w:rFonts w:ascii="Cambria Math" w:hAnsi="Cambria Math"/>
                <w:sz w:val="20"/>
                <w:szCs w:val="20"/>
              </w:rPr>
              <m:t>e</m:t>
            </m:r>
          </m:e>
          <m:sub>
            <m:r>
              <w:rPr>
                <w:rFonts w:ascii="Cambria Math" w:hAnsi="Cambria Math"/>
                <w:sz w:val="20"/>
                <w:szCs w:val="20"/>
              </w:rPr>
              <m:t>m</m:t>
            </m:r>
          </m:sub>
          <m:sup>
            <m:r>
              <w:rPr>
                <w:rFonts w:ascii="Cambria Math" w:hAnsi="Cambria Math"/>
                <w:sz w:val="20"/>
                <w:szCs w:val="20"/>
              </w:rPr>
              <m:t>2</m:t>
            </m:r>
          </m:sup>
        </m:sSubSup>
      </m:oMath>
      <w:r w:rsidR="000A4BE9">
        <w:rPr>
          <w:sz w:val="20"/>
          <w:szCs w:val="20"/>
        </w:rPr>
        <w:t xml:space="preserve"> is greater than the significance level (0.05).</w:t>
      </w:r>
    </w:p>
    <w:p w14:paraId="38E51E97" w14:textId="364A40C1" w:rsidR="00397922" w:rsidRDefault="00382632" w:rsidP="001B1F99">
      <w:pPr>
        <w:jc w:val="both"/>
        <w:rPr>
          <w:sz w:val="20"/>
          <w:szCs w:val="20"/>
        </w:rPr>
      </w:pPr>
      <w:r>
        <w:rPr>
          <w:sz w:val="20"/>
          <w:szCs w:val="20"/>
        </w:rPr>
        <w:lastRenderedPageBreak/>
        <w:t xml:space="preserve">The statistic, </w:t>
      </w:r>
      <m:oMath>
        <m:sSubSup>
          <m:sSubSupPr>
            <m:ctrlPr>
              <w:rPr>
                <w:rFonts w:ascii="Cambria Math" w:hAnsi="Cambria Math"/>
                <w:i/>
                <w:sz w:val="20"/>
                <w:szCs w:val="20"/>
              </w:rPr>
            </m:ctrlPr>
          </m:sSubSupPr>
          <m:e>
            <m:r>
              <w:rPr>
                <w:rFonts w:ascii="Cambria Math" w:hAnsi="Cambria Math"/>
                <w:sz w:val="20"/>
                <w:szCs w:val="20"/>
              </w:rPr>
              <m:t>e</m:t>
            </m:r>
          </m:e>
          <m:sub>
            <m:r>
              <w:rPr>
                <w:rFonts w:ascii="Cambria Math" w:hAnsi="Cambria Math"/>
                <w:sz w:val="20"/>
                <w:szCs w:val="20"/>
              </w:rPr>
              <m:t>m</m:t>
            </m:r>
          </m:sub>
          <m:sup>
            <m:r>
              <w:rPr>
                <w:rFonts w:ascii="Cambria Math" w:hAnsi="Cambria Math"/>
                <w:sz w:val="20"/>
                <w:szCs w:val="20"/>
              </w:rPr>
              <m:t>2</m:t>
            </m:r>
          </m:sup>
        </m:sSubSup>
      </m:oMath>
      <w:r w:rsidR="00C57FBA">
        <w:rPr>
          <w:sz w:val="20"/>
          <w:szCs w:val="20"/>
        </w:rPr>
        <w:t xml:space="preserve"> </w:t>
      </w:r>
      <w:r w:rsidR="00A643E8">
        <w:rPr>
          <w:sz w:val="20"/>
          <w:szCs w:val="20"/>
        </w:rPr>
        <w:t xml:space="preserve">for the normal model </w:t>
      </w:r>
      <w:r w:rsidR="00C57FBA">
        <w:rPr>
          <w:sz w:val="20"/>
          <w:szCs w:val="20"/>
        </w:rPr>
        <w:t xml:space="preserve">was </w:t>
      </w:r>
      <w:r w:rsidR="00A643E8">
        <w:rPr>
          <w:sz w:val="20"/>
          <w:szCs w:val="20"/>
        </w:rPr>
        <w:t xml:space="preserve">found to be 9.87 and the critical value was found to be </w:t>
      </w:r>
      <w:r w:rsidR="00C12E4E">
        <w:rPr>
          <w:sz w:val="20"/>
          <w:szCs w:val="20"/>
        </w:rPr>
        <w:t>7.81</w:t>
      </w:r>
      <w:r w:rsidR="00A643E8">
        <w:rPr>
          <w:sz w:val="20"/>
          <w:szCs w:val="20"/>
        </w:rPr>
        <w:t xml:space="preserve">, as </w:t>
      </w:r>
      <m:oMath>
        <m:sSubSup>
          <m:sSubSupPr>
            <m:ctrlPr>
              <w:rPr>
                <w:rFonts w:ascii="Cambria Math" w:hAnsi="Cambria Math"/>
                <w:i/>
                <w:sz w:val="20"/>
                <w:szCs w:val="20"/>
              </w:rPr>
            </m:ctrlPr>
          </m:sSubSupPr>
          <m:e>
            <m:r>
              <w:rPr>
                <w:rFonts w:ascii="Cambria Math" w:hAnsi="Cambria Math"/>
                <w:sz w:val="20"/>
                <w:szCs w:val="20"/>
              </w:rPr>
              <m:t>e</m:t>
            </m:r>
          </m:e>
          <m:sub>
            <m:r>
              <w:rPr>
                <w:rFonts w:ascii="Cambria Math" w:hAnsi="Cambria Math"/>
                <w:sz w:val="20"/>
                <w:szCs w:val="20"/>
              </w:rPr>
              <m:t>m</m:t>
            </m:r>
          </m:sub>
          <m:sup>
            <m:r>
              <w:rPr>
                <w:rFonts w:ascii="Cambria Math" w:hAnsi="Cambria Math"/>
                <w:sz w:val="20"/>
                <w:szCs w:val="20"/>
              </w:rPr>
              <m:t>2</m:t>
            </m:r>
          </m:sup>
        </m:sSubSup>
      </m:oMath>
      <w:r w:rsidR="00A643E8">
        <w:rPr>
          <w:sz w:val="20"/>
          <w:szCs w:val="20"/>
        </w:rPr>
        <w:t xml:space="preserve"> is greater, the null hypothesis cannot be accepted. </w:t>
      </w:r>
      <w:r w:rsidR="00F9397B">
        <w:rPr>
          <w:sz w:val="20"/>
          <w:szCs w:val="20"/>
        </w:rPr>
        <w:t>F</w:t>
      </w:r>
      <w:r w:rsidR="00A643E8">
        <w:rPr>
          <w:sz w:val="20"/>
          <w:szCs w:val="20"/>
        </w:rPr>
        <w:t xml:space="preserve">or storey </w:t>
      </w:r>
      <w:r w:rsidR="00F9397B">
        <w:rPr>
          <w:sz w:val="20"/>
          <w:szCs w:val="20"/>
        </w:rPr>
        <w:t xml:space="preserve">2, the null hypothesis is accepted as </w:t>
      </w:r>
      <m:oMath>
        <m:sSubSup>
          <m:sSubSupPr>
            <m:ctrlPr>
              <w:rPr>
                <w:rFonts w:ascii="Cambria Math" w:hAnsi="Cambria Math"/>
                <w:i/>
                <w:sz w:val="20"/>
                <w:szCs w:val="20"/>
              </w:rPr>
            </m:ctrlPr>
          </m:sSubSupPr>
          <m:e>
            <m:r>
              <w:rPr>
                <w:rFonts w:ascii="Cambria Math" w:hAnsi="Cambria Math"/>
                <w:sz w:val="20"/>
                <w:szCs w:val="20"/>
              </w:rPr>
              <m:t>e</m:t>
            </m:r>
          </m:e>
          <m:sub>
            <m:r>
              <w:rPr>
                <w:rFonts w:ascii="Cambria Math" w:hAnsi="Cambria Math"/>
                <w:sz w:val="20"/>
                <w:szCs w:val="20"/>
              </w:rPr>
              <m:t>m</m:t>
            </m:r>
          </m:sub>
          <m:sup>
            <m:r>
              <w:rPr>
                <w:rFonts w:ascii="Cambria Math" w:hAnsi="Cambria Math"/>
                <w:sz w:val="20"/>
                <w:szCs w:val="20"/>
              </w:rPr>
              <m:t>2</m:t>
            </m:r>
          </m:sup>
        </m:sSubSup>
      </m:oMath>
      <w:r w:rsidR="009559AB">
        <w:rPr>
          <w:sz w:val="20"/>
          <w:szCs w:val="20"/>
        </w:rPr>
        <w:t xml:space="preserve"> (2.84) is less than the critical value (</w:t>
      </w:r>
      <w:r w:rsidR="00771BCC">
        <w:rPr>
          <w:sz w:val="20"/>
          <w:szCs w:val="20"/>
        </w:rPr>
        <w:t>3.84</w:t>
      </w:r>
      <w:r w:rsidR="009559AB">
        <w:rPr>
          <w:sz w:val="20"/>
          <w:szCs w:val="20"/>
        </w:rPr>
        <w:t>)</w:t>
      </w:r>
      <w:r w:rsidR="00A643E8">
        <w:rPr>
          <w:sz w:val="20"/>
          <w:szCs w:val="20"/>
        </w:rPr>
        <w:t>.</w:t>
      </w:r>
      <w:r w:rsidR="00635000">
        <w:rPr>
          <w:sz w:val="20"/>
          <w:szCs w:val="20"/>
        </w:rPr>
        <w:t xml:space="preserve"> </w:t>
      </w:r>
      <w:r w:rsidR="00E55A15">
        <w:rPr>
          <w:sz w:val="20"/>
          <w:szCs w:val="20"/>
        </w:rPr>
        <w:t>As for the</w:t>
      </w:r>
      <w:r w:rsidR="00635000">
        <w:rPr>
          <w:sz w:val="20"/>
          <w:szCs w:val="20"/>
        </w:rPr>
        <w:t xml:space="preserve"> lognormal model </w:t>
      </w:r>
      <w:r w:rsidR="00E55A15">
        <w:rPr>
          <w:sz w:val="20"/>
          <w:szCs w:val="20"/>
        </w:rPr>
        <w:t>of</w:t>
      </w:r>
      <w:r w:rsidR="00635000">
        <w:rPr>
          <w:sz w:val="20"/>
          <w:szCs w:val="20"/>
        </w:rPr>
        <w:t xml:space="preserve"> storey 1</w:t>
      </w:r>
      <w:r w:rsidR="00E55A15">
        <w:rPr>
          <w:sz w:val="20"/>
          <w:szCs w:val="20"/>
        </w:rPr>
        <w:t xml:space="preserve">, </w:t>
      </w:r>
      <m:oMath>
        <m:sSubSup>
          <m:sSubSupPr>
            <m:ctrlPr>
              <w:rPr>
                <w:rFonts w:ascii="Cambria Math" w:hAnsi="Cambria Math"/>
                <w:i/>
                <w:sz w:val="20"/>
                <w:szCs w:val="20"/>
              </w:rPr>
            </m:ctrlPr>
          </m:sSubSupPr>
          <m:e>
            <m:r>
              <w:rPr>
                <w:rFonts w:ascii="Cambria Math" w:hAnsi="Cambria Math"/>
                <w:sz w:val="20"/>
                <w:szCs w:val="20"/>
              </w:rPr>
              <m:t>e</m:t>
            </m:r>
          </m:e>
          <m:sub>
            <m:r>
              <w:rPr>
                <w:rFonts w:ascii="Cambria Math" w:hAnsi="Cambria Math"/>
                <w:sz w:val="20"/>
                <w:szCs w:val="20"/>
              </w:rPr>
              <m:t>m</m:t>
            </m:r>
          </m:sub>
          <m:sup>
            <m:r>
              <w:rPr>
                <w:rFonts w:ascii="Cambria Math" w:hAnsi="Cambria Math"/>
                <w:sz w:val="20"/>
                <w:szCs w:val="20"/>
              </w:rPr>
              <m:t>2</m:t>
            </m:r>
          </m:sup>
        </m:sSubSup>
      </m:oMath>
      <w:r w:rsidR="00635000">
        <w:rPr>
          <w:sz w:val="20"/>
          <w:szCs w:val="20"/>
        </w:rPr>
        <w:t xml:space="preserve"> (8.24) is </w:t>
      </w:r>
      <w:r w:rsidR="00663A0D">
        <w:rPr>
          <w:sz w:val="20"/>
          <w:szCs w:val="20"/>
        </w:rPr>
        <w:t>greater</w:t>
      </w:r>
      <w:r w:rsidR="00635000">
        <w:rPr>
          <w:sz w:val="20"/>
          <w:szCs w:val="20"/>
        </w:rPr>
        <w:t xml:space="preserve"> than the critical value</w:t>
      </w:r>
      <w:r w:rsidR="00A7062E">
        <w:rPr>
          <w:sz w:val="20"/>
          <w:szCs w:val="20"/>
        </w:rPr>
        <w:t xml:space="preserve"> (</w:t>
      </w:r>
      <w:r w:rsidR="00663A0D">
        <w:rPr>
          <w:sz w:val="20"/>
          <w:szCs w:val="20"/>
        </w:rPr>
        <w:t>7.81</w:t>
      </w:r>
      <w:r w:rsidR="00A7062E">
        <w:rPr>
          <w:sz w:val="20"/>
          <w:szCs w:val="20"/>
        </w:rPr>
        <w:t>)</w:t>
      </w:r>
      <w:r w:rsidR="00635000">
        <w:rPr>
          <w:sz w:val="20"/>
          <w:szCs w:val="20"/>
        </w:rPr>
        <w:t xml:space="preserve">, hence </w:t>
      </w: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0</m:t>
            </m:r>
          </m:sub>
        </m:sSub>
      </m:oMath>
      <w:r w:rsidR="00635000">
        <w:rPr>
          <w:sz w:val="20"/>
          <w:szCs w:val="20"/>
        </w:rPr>
        <w:t xml:space="preserve"> </w:t>
      </w:r>
      <w:r w:rsidR="00663A0D">
        <w:rPr>
          <w:sz w:val="20"/>
          <w:szCs w:val="20"/>
        </w:rPr>
        <w:t>is</w:t>
      </w:r>
      <w:r w:rsidR="00635000">
        <w:rPr>
          <w:sz w:val="20"/>
          <w:szCs w:val="20"/>
        </w:rPr>
        <w:t xml:space="preserve"> rejected.</w:t>
      </w:r>
      <w:r w:rsidR="00711E8B">
        <w:rPr>
          <w:sz w:val="20"/>
          <w:szCs w:val="20"/>
        </w:rPr>
        <w:t xml:space="preserve"> In addition, the storey 2 sample also has an </w:t>
      </w:r>
      <m:oMath>
        <m:sSubSup>
          <m:sSubSupPr>
            <m:ctrlPr>
              <w:rPr>
                <w:rFonts w:ascii="Cambria Math" w:hAnsi="Cambria Math"/>
                <w:i/>
                <w:sz w:val="20"/>
                <w:szCs w:val="20"/>
              </w:rPr>
            </m:ctrlPr>
          </m:sSubSupPr>
          <m:e>
            <m:r>
              <w:rPr>
                <w:rFonts w:ascii="Cambria Math" w:hAnsi="Cambria Math"/>
                <w:sz w:val="20"/>
                <w:szCs w:val="20"/>
              </w:rPr>
              <m:t>e</m:t>
            </m:r>
          </m:e>
          <m:sub>
            <m:r>
              <w:rPr>
                <w:rFonts w:ascii="Cambria Math" w:hAnsi="Cambria Math"/>
                <w:sz w:val="20"/>
                <w:szCs w:val="20"/>
              </w:rPr>
              <m:t>m</m:t>
            </m:r>
          </m:sub>
          <m:sup>
            <m:r>
              <w:rPr>
                <w:rFonts w:ascii="Cambria Math" w:hAnsi="Cambria Math"/>
                <w:sz w:val="20"/>
                <w:szCs w:val="20"/>
              </w:rPr>
              <m:t>2</m:t>
            </m:r>
          </m:sup>
        </m:sSubSup>
      </m:oMath>
      <w:r w:rsidR="00711E8B">
        <w:rPr>
          <w:sz w:val="20"/>
          <w:szCs w:val="20"/>
        </w:rPr>
        <w:t xml:space="preserve"> (0.68) that is less than the critical value (</w:t>
      </w:r>
      <w:r w:rsidR="00F52FE0">
        <w:rPr>
          <w:sz w:val="20"/>
          <w:szCs w:val="20"/>
        </w:rPr>
        <w:t>3.84</w:t>
      </w:r>
      <w:r w:rsidR="00711E8B">
        <w:rPr>
          <w:sz w:val="20"/>
          <w:szCs w:val="20"/>
        </w:rPr>
        <w:t>), so again</w:t>
      </w:r>
      <w:r w:rsidR="0070254B">
        <w:rPr>
          <w:sz w:val="20"/>
          <w:szCs w:val="20"/>
        </w:rPr>
        <w:t xml:space="preserve"> for storey 2,</w:t>
      </w:r>
      <w:r w:rsidR="00711E8B">
        <w:rPr>
          <w:sz w:val="20"/>
          <w:szCs w:val="20"/>
        </w:rPr>
        <w:t xml:space="preserve"> </w:t>
      </w: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0</m:t>
            </m:r>
          </m:sub>
        </m:sSub>
      </m:oMath>
      <w:r w:rsidR="00711E8B">
        <w:rPr>
          <w:sz w:val="20"/>
          <w:szCs w:val="20"/>
        </w:rPr>
        <w:t xml:space="preserve"> is </w:t>
      </w:r>
      <w:r w:rsidR="00F52FE0">
        <w:rPr>
          <w:sz w:val="20"/>
          <w:szCs w:val="20"/>
        </w:rPr>
        <w:t>accepted</w:t>
      </w:r>
      <w:r w:rsidR="00711E8B">
        <w:rPr>
          <w:sz w:val="20"/>
          <w:szCs w:val="20"/>
        </w:rPr>
        <w:t>. These results imply that the</w:t>
      </w:r>
      <w:r w:rsidR="00081C1F">
        <w:rPr>
          <w:sz w:val="20"/>
          <w:szCs w:val="20"/>
        </w:rPr>
        <w:t xml:space="preserve"> in the case of the storey 1 sample,</w:t>
      </w:r>
      <w:r w:rsidR="002F3E6C">
        <w:rPr>
          <w:sz w:val="20"/>
          <w:szCs w:val="20"/>
        </w:rPr>
        <w:t xml:space="preserve"> both</w:t>
      </w:r>
      <w:r w:rsidR="00081C1F">
        <w:rPr>
          <w:sz w:val="20"/>
          <w:szCs w:val="20"/>
        </w:rPr>
        <w:t xml:space="preserve"> the normal </w:t>
      </w:r>
      <w:r w:rsidR="002F3E6C">
        <w:rPr>
          <w:sz w:val="20"/>
          <w:szCs w:val="20"/>
        </w:rPr>
        <w:t xml:space="preserve">and lognormal </w:t>
      </w:r>
      <w:r w:rsidR="00081C1F">
        <w:rPr>
          <w:sz w:val="20"/>
          <w:szCs w:val="20"/>
        </w:rPr>
        <w:t>distribution</w:t>
      </w:r>
      <w:r w:rsidR="002F3E6C">
        <w:rPr>
          <w:sz w:val="20"/>
          <w:szCs w:val="20"/>
        </w:rPr>
        <w:t>s</w:t>
      </w:r>
      <w:r w:rsidR="00081C1F">
        <w:rPr>
          <w:sz w:val="20"/>
          <w:szCs w:val="20"/>
        </w:rPr>
        <w:t xml:space="preserve"> </w:t>
      </w:r>
      <w:r w:rsidR="002F3E6C">
        <w:rPr>
          <w:sz w:val="20"/>
          <w:szCs w:val="20"/>
        </w:rPr>
        <w:t>are</w:t>
      </w:r>
      <w:r w:rsidR="00081C1F">
        <w:rPr>
          <w:sz w:val="20"/>
          <w:szCs w:val="20"/>
        </w:rPr>
        <w:t xml:space="preserve"> in contradiction with the data. </w:t>
      </w:r>
      <w:r w:rsidR="005020BA">
        <w:rPr>
          <w:sz w:val="20"/>
          <w:szCs w:val="20"/>
        </w:rPr>
        <w:t>Contrastingly</w:t>
      </w:r>
      <w:r w:rsidR="00C6739A">
        <w:rPr>
          <w:sz w:val="20"/>
          <w:szCs w:val="20"/>
        </w:rPr>
        <w:t>,</w:t>
      </w:r>
      <w:r w:rsidR="00081C1F">
        <w:rPr>
          <w:sz w:val="20"/>
          <w:szCs w:val="20"/>
        </w:rPr>
        <w:t xml:space="preserve"> on the basis of the models</w:t>
      </w:r>
      <w:r w:rsidR="005020BA">
        <w:rPr>
          <w:sz w:val="20"/>
          <w:szCs w:val="20"/>
        </w:rPr>
        <w:t>,</w:t>
      </w:r>
      <w:r w:rsidR="0094237C">
        <w:rPr>
          <w:sz w:val="20"/>
          <w:szCs w:val="20"/>
        </w:rPr>
        <w:t xml:space="preserve"> one can conclude that</w:t>
      </w:r>
      <w:r w:rsidR="00081C1F">
        <w:rPr>
          <w:sz w:val="20"/>
          <w:szCs w:val="20"/>
        </w:rPr>
        <w:t xml:space="preserve">: </w:t>
      </w:r>
      <w:r w:rsidR="0094237C">
        <w:rPr>
          <w:sz w:val="20"/>
          <w:szCs w:val="20"/>
        </w:rPr>
        <w:t xml:space="preserve">the </w:t>
      </w:r>
      <w:r w:rsidR="00081C1F">
        <w:rPr>
          <w:sz w:val="20"/>
          <w:szCs w:val="20"/>
        </w:rPr>
        <w:t xml:space="preserve">normal distribution and </w:t>
      </w:r>
      <w:r w:rsidR="0094237C">
        <w:rPr>
          <w:sz w:val="20"/>
          <w:szCs w:val="20"/>
        </w:rPr>
        <w:t xml:space="preserve">the </w:t>
      </w:r>
      <w:r w:rsidR="00081C1F">
        <w:rPr>
          <w:sz w:val="20"/>
          <w:szCs w:val="20"/>
        </w:rPr>
        <w:t xml:space="preserve">lognormal distribution for </w:t>
      </w:r>
      <w:r w:rsidR="003B186F">
        <w:rPr>
          <w:sz w:val="20"/>
          <w:szCs w:val="20"/>
        </w:rPr>
        <w:t xml:space="preserve">storey </w:t>
      </w:r>
      <w:r w:rsidR="00081C1F">
        <w:rPr>
          <w:sz w:val="20"/>
          <w:szCs w:val="20"/>
        </w:rPr>
        <w:t xml:space="preserve">2, </w:t>
      </w:r>
      <w:r w:rsidR="003B186F">
        <w:rPr>
          <w:sz w:val="20"/>
          <w:szCs w:val="20"/>
        </w:rPr>
        <w:t>is</w:t>
      </w:r>
      <w:r w:rsidR="00081C1F">
        <w:rPr>
          <w:sz w:val="20"/>
          <w:szCs w:val="20"/>
        </w:rPr>
        <w:t xml:space="preserve"> not in gross contradiction with the observed data</w:t>
      </w:r>
      <w:r w:rsidR="001B1F99">
        <w:rPr>
          <w:sz w:val="20"/>
          <w:szCs w:val="20"/>
        </w:rPr>
        <w:t>.</w:t>
      </w:r>
      <w:r w:rsidR="002A3C5F">
        <w:rPr>
          <w:sz w:val="20"/>
          <w:szCs w:val="20"/>
        </w:rPr>
        <w:t xml:space="preserve"> </w:t>
      </w:r>
      <w:r w:rsidR="004914AA">
        <w:rPr>
          <w:sz w:val="20"/>
          <w:szCs w:val="20"/>
        </w:rPr>
        <w:t>The results can also be plotted on a histogram as shown in Figure</w:t>
      </w:r>
      <w:r w:rsidR="002A3C5F">
        <w:rPr>
          <w:sz w:val="20"/>
          <w:szCs w:val="20"/>
        </w:rPr>
        <w:t xml:space="preserve"> 3.</w:t>
      </w:r>
      <w:r w:rsidR="006A567D">
        <w:rPr>
          <w:sz w:val="20"/>
          <w:szCs w:val="20"/>
        </w:rPr>
        <w:t xml:space="preserve"> </w:t>
      </w:r>
      <w:r w:rsidR="001B1F99">
        <w:rPr>
          <w:sz w:val="20"/>
          <w:szCs w:val="20"/>
        </w:rPr>
        <w:t xml:space="preserve">It can be observed that for storey 1, the normal and lognormal models are not </w:t>
      </w:r>
      <w:r w:rsidR="0053705D">
        <w:rPr>
          <w:sz w:val="20"/>
          <w:szCs w:val="20"/>
        </w:rPr>
        <w:t>suitable</w:t>
      </w:r>
      <w:r w:rsidR="001B1F99">
        <w:rPr>
          <w:sz w:val="20"/>
          <w:szCs w:val="20"/>
        </w:rPr>
        <w:t xml:space="preserve"> as there are big differences between the observed and expected values for some intervals (10-15.6 for storey 1 particularly).</w:t>
      </w:r>
      <w:r w:rsidR="00681680">
        <w:rPr>
          <w:sz w:val="20"/>
          <w:szCs w:val="20"/>
        </w:rPr>
        <w:t xml:space="preserve"> For storey 2, the normal and lognormal models seem to be a good fit of the data (smaller differences between observed/expected).</w:t>
      </w:r>
    </w:p>
    <w:p w14:paraId="2DA1C8F8" w14:textId="79010B3D" w:rsidR="007E6B2F" w:rsidRDefault="007E6B2F" w:rsidP="00BC24D1">
      <w:pPr>
        <w:jc w:val="both"/>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1"/>
        <w:gridCol w:w="2194"/>
        <w:gridCol w:w="2283"/>
        <w:gridCol w:w="2359"/>
      </w:tblGrid>
      <w:tr w:rsidR="008A5A01" w14:paraId="54065EE1" w14:textId="77777777" w:rsidTr="006903E9">
        <w:tc>
          <w:tcPr>
            <w:tcW w:w="2189" w:type="dxa"/>
          </w:tcPr>
          <w:p w14:paraId="16322448" w14:textId="2607B05A" w:rsidR="00963BCA" w:rsidRDefault="00B67324" w:rsidP="008A5A01">
            <w:pPr>
              <w:jc w:val="center"/>
              <w:rPr>
                <w:sz w:val="20"/>
                <w:szCs w:val="20"/>
              </w:rPr>
            </w:pPr>
            <w:r w:rsidRPr="00B67324">
              <w:rPr>
                <w:noProof/>
                <w:sz w:val="20"/>
                <w:szCs w:val="20"/>
              </w:rPr>
              <w:drawing>
                <wp:inline distT="0" distB="0" distL="0" distR="0" wp14:anchorId="10054184" wp14:editId="77ACA6E3">
                  <wp:extent cx="1310713" cy="1584000"/>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423" r="20519"/>
                          <a:stretch/>
                        </pic:blipFill>
                        <pic:spPr bwMode="auto">
                          <a:xfrm>
                            <a:off x="0" y="0"/>
                            <a:ext cx="1310713" cy="1584000"/>
                          </a:xfrm>
                          <a:prstGeom prst="rect">
                            <a:avLst/>
                          </a:prstGeom>
                          <a:ln>
                            <a:noFill/>
                          </a:ln>
                          <a:extLst>
                            <a:ext uri="{53640926-AAD7-44D8-BBD7-CCE9431645EC}">
                              <a14:shadowObscured xmlns:a14="http://schemas.microsoft.com/office/drawing/2010/main"/>
                            </a:ext>
                          </a:extLst>
                        </pic:spPr>
                      </pic:pic>
                    </a:graphicData>
                  </a:graphic>
                </wp:inline>
              </w:drawing>
            </w:r>
          </w:p>
        </w:tc>
        <w:tc>
          <w:tcPr>
            <w:tcW w:w="2191" w:type="dxa"/>
          </w:tcPr>
          <w:p w14:paraId="1CA689EB" w14:textId="39902298" w:rsidR="00963BCA" w:rsidRDefault="008A5A01" w:rsidP="008A5A01">
            <w:pPr>
              <w:jc w:val="center"/>
              <w:rPr>
                <w:sz w:val="20"/>
                <w:szCs w:val="20"/>
              </w:rPr>
            </w:pPr>
            <w:r w:rsidRPr="008A5A01">
              <w:rPr>
                <w:noProof/>
                <w:sz w:val="20"/>
                <w:szCs w:val="20"/>
              </w:rPr>
              <w:drawing>
                <wp:inline distT="0" distB="0" distL="0" distR="0" wp14:anchorId="698C0698" wp14:editId="0E1772D3">
                  <wp:extent cx="1313147" cy="1584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384" r="20444"/>
                          <a:stretch/>
                        </pic:blipFill>
                        <pic:spPr bwMode="auto">
                          <a:xfrm>
                            <a:off x="0" y="0"/>
                            <a:ext cx="1313147" cy="1584000"/>
                          </a:xfrm>
                          <a:prstGeom prst="rect">
                            <a:avLst/>
                          </a:prstGeom>
                          <a:ln>
                            <a:noFill/>
                          </a:ln>
                          <a:extLst>
                            <a:ext uri="{53640926-AAD7-44D8-BBD7-CCE9431645EC}">
                              <a14:shadowObscured xmlns:a14="http://schemas.microsoft.com/office/drawing/2010/main"/>
                            </a:ext>
                          </a:extLst>
                        </pic:spPr>
                      </pic:pic>
                    </a:graphicData>
                  </a:graphic>
                </wp:inline>
              </w:drawing>
            </w:r>
          </w:p>
        </w:tc>
        <w:tc>
          <w:tcPr>
            <w:tcW w:w="2280" w:type="dxa"/>
          </w:tcPr>
          <w:p w14:paraId="3C05B2D8" w14:textId="1A34F799" w:rsidR="00963BCA" w:rsidRDefault="008A5A01" w:rsidP="00BC24D1">
            <w:pPr>
              <w:jc w:val="both"/>
              <w:rPr>
                <w:sz w:val="20"/>
                <w:szCs w:val="20"/>
              </w:rPr>
            </w:pPr>
            <w:r w:rsidRPr="008A5A01">
              <w:rPr>
                <w:noProof/>
                <w:sz w:val="20"/>
                <w:szCs w:val="20"/>
              </w:rPr>
              <w:drawing>
                <wp:inline distT="0" distB="0" distL="0" distR="0" wp14:anchorId="7D0B61C0" wp14:editId="4C7B0B6C">
                  <wp:extent cx="1369641" cy="1584000"/>
                  <wp:effectExtent l="0" t="0" r="254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830" r="17322"/>
                          <a:stretch/>
                        </pic:blipFill>
                        <pic:spPr bwMode="auto">
                          <a:xfrm>
                            <a:off x="0" y="0"/>
                            <a:ext cx="1369641" cy="1584000"/>
                          </a:xfrm>
                          <a:prstGeom prst="rect">
                            <a:avLst/>
                          </a:prstGeom>
                          <a:ln>
                            <a:noFill/>
                          </a:ln>
                          <a:extLst>
                            <a:ext uri="{53640926-AAD7-44D8-BBD7-CCE9431645EC}">
                              <a14:shadowObscured xmlns:a14="http://schemas.microsoft.com/office/drawing/2010/main"/>
                            </a:ext>
                          </a:extLst>
                        </pic:spPr>
                      </pic:pic>
                    </a:graphicData>
                  </a:graphic>
                </wp:inline>
              </w:drawing>
            </w:r>
          </w:p>
        </w:tc>
        <w:tc>
          <w:tcPr>
            <w:tcW w:w="2357" w:type="dxa"/>
          </w:tcPr>
          <w:p w14:paraId="41AAE455" w14:textId="48759208" w:rsidR="00963BCA" w:rsidRDefault="008A5A01" w:rsidP="00BC24D1">
            <w:pPr>
              <w:jc w:val="both"/>
              <w:rPr>
                <w:sz w:val="20"/>
                <w:szCs w:val="20"/>
              </w:rPr>
            </w:pPr>
            <w:r w:rsidRPr="008A5A01">
              <w:rPr>
                <w:noProof/>
                <w:sz w:val="20"/>
                <w:szCs w:val="20"/>
              </w:rPr>
              <w:drawing>
                <wp:inline distT="0" distB="0" distL="0" distR="0" wp14:anchorId="61701F96" wp14:editId="43126743">
                  <wp:extent cx="1421661" cy="1584000"/>
                  <wp:effectExtent l="0" t="0" r="127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045" r="16643"/>
                          <a:stretch/>
                        </pic:blipFill>
                        <pic:spPr bwMode="auto">
                          <a:xfrm>
                            <a:off x="0" y="0"/>
                            <a:ext cx="1421661" cy="1584000"/>
                          </a:xfrm>
                          <a:prstGeom prst="rect">
                            <a:avLst/>
                          </a:prstGeom>
                          <a:ln>
                            <a:noFill/>
                          </a:ln>
                          <a:extLst>
                            <a:ext uri="{53640926-AAD7-44D8-BBD7-CCE9431645EC}">
                              <a14:shadowObscured xmlns:a14="http://schemas.microsoft.com/office/drawing/2010/main"/>
                            </a:ext>
                          </a:extLst>
                        </pic:spPr>
                      </pic:pic>
                    </a:graphicData>
                  </a:graphic>
                </wp:inline>
              </w:drawing>
            </w:r>
          </w:p>
        </w:tc>
      </w:tr>
      <w:tr w:rsidR="008A5A01" w14:paraId="3FAB84E1" w14:textId="77777777" w:rsidTr="006903E9">
        <w:tc>
          <w:tcPr>
            <w:tcW w:w="9017" w:type="dxa"/>
            <w:gridSpan w:val="4"/>
          </w:tcPr>
          <w:p w14:paraId="69A05DEF" w14:textId="77777777" w:rsidR="006903E9" w:rsidRDefault="006903E9" w:rsidP="008A5A01">
            <w:pPr>
              <w:jc w:val="center"/>
              <w:rPr>
                <w:b/>
                <w:sz w:val="20"/>
                <w:szCs w:val="20"/>
              </w:rPr>
            </w:pPr>
          </w:p>
          <w:p w14:paraId="3CFC8C9F" w14:textId="305FE351" w:rsidR="008A5A01" w:rsidRPr="008A5A01" w:rsidRDefault="008A5A01" w:rsidP="008A5A01">
            <w:pPr>
              <w:jc w:val="center"/>
              <w:rPr>
                <w:b/>
                <w:sz w:val="20"/>
                <w:szCs w:val="20"/>
              </w:rPr>
            </w:pPr>
            <w:r w:rsidRPr="008A5A01">
              <w:rPr>
                <w:b/>
                <w:sz w:val="20"/>
                <w:szCs w:val="20"/>
              </w:rPr>
              <w:t>Figure 3:</w:t>
            </w:r>
            <w:r w:rsidR="00627D1E">
              <w:rPr>
                <w:b/>
                <w:sz w:val="20"/>
                <w:szCs w:val="20"/>
              </w:rPr>
              <w:t xml:space="preserve"> Expected and sample histograms </w:t>
            </w:r>
            <w:r w:rsidR="00991720">
              <w:rPr>
                <w:b/>
                <w:sz w:val="20"/>
                <w:szCs w:val="20"/>
              </w:rPr>
              <w:t>of the concrete data for the normal and lognormal models.</w:t>
            </w:r>
          </w:p>
        </w:tc>
      </w:tr>
    </w:tbl>
    <w:p w14:paraId="1669596F" w14:textId="057DC828" w:rsidR="00593B23" w:rsidRDefault="00593B23" w:rsidP="008C7EEA">
      <w:pPr>
        <w:pStyle w:val="Heading2"/>
        <w:keepNext w:val="0"/>
        <w:widowControl w:val="0"/>
        <w:rPr>
          <w:rStyle w:val="text"/>
        </w:rPr>
      </w:pPr>
    </w:p>
    <w:p w14:paraId="44DCD35B" w14:textId="40F5BE60" w:rsidR="00DF25B5" w:rsidRDefault="00DF25B5" w:rsidP="00DF25B5">
      <w:pPr>
        <w:ind w:firstLine="720"/>
        <w:jc w:val="both"/>
        <w:rPr>
          <w:sz w:val="20"/>
          <w:szCs w:val="20"/>
        </w:rPr>
      </w:pPr>
      <w:r>
        <w:rPr>
          <w:sz w:val="20"/>
          <w:szCs w:val="20"/>
        </w:rPr>
        <w:t xml:space="preserve">Lastly, the Kolmogrov-Smirnov </w:t>
      </w:r>
      <w:r w:rsidR="00363D1D">
        <w:rPr>
          <w:sz w:val="20"/>
          <w:szCs w:val="20"/>
        </w:rPr>
        <w:t xml:space="preserve">goodness </w:t>
      </w:r>
      <w:r>
        <w:rPr>
          <w:sz w:val="20"/>
          <w:szCs w:val="20"/>
        </w:rPr>
        <w:t>test was carried out</w:t>
      </w:r>
      <w:r w:rsidR="008F2160">
        <w:rPr>
          <w:sz w:val="20"/>
          <w:szCs w:val="20"/>
        </w:rPr>
        <w:t>, where the null hypothesis</w:t>
      </w:r>
      <w:r w:rsidR="00D7012A">
        <w:rPr>
          <w:sz w:val="20"/>
          <w:szCs w:val="20"/>
        </w:rPr>
        <w:t>,</w:t>
      </w:r>
      <w:r w:rsidR="008F2160">
        <w:rPr>
          <w:sz w:val="20"/>
          <w:szCs w:val="20"/>
        </w:rPr>
        <w:t xml:space="preserve"> </w:t>
      </w: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0</m:t>
            </m:r>
          </m:sub>
        </m:sSub>
      </m:oMath>
      <w:r w:rsidR="00D7012A">
        <w:rPr>
          <w:sz w:val="20"/>
          <w:szCs w:val="20"/>
        </w:rPr>
        <w:t xml:space="preserve"> (observed data follows the postulated CDF),</w:t>
      </w:r>
      <w:r w:rsidR="008F2160">
        <w:rPr>
          <w:sz w:val="20"/>
          <w:szCs w:val="20"/>
        </w:rPr>
        <w:t xml:space="preserve"> cannot be accepted if the maximum error is greater than a critical value.</w:t>
      </w:r>
      <w:r w:rsidR="008D52F3">
        <w:rPr>
          <w:sz w:val="20"/>
          <w:szCs w:val="20"/>
        </w:rPr>
        <w:t xml:space="preserve"> In this case, the sample size is 63,</w:t>
      </w:r>
      <w:r w:rsidR="00014A73">
        <w:rPr>
          <w:sz w:val="20"/>
          <w:szCs w:val="20"/>
        </w:rPr>
        <w:t xml:space="preserve"> therefore at </w:t>
      </w:r>
      <w:r w:rsidR="007A1109">
        <w:rPr>
          <w:sz w:val="20"/>
          <w:szCs w:val="20"/>
        </w:rPr>
        <w:t xml:space="preserve">the 5% </w:t>
      </w:r>
      <w:r w:rsidR="002B5903">
        <w:rPr>
          <w:sz w:val="20"/>
          <w:szCs w:val="20"/>
        </w:rPr>
        <w:t>significance</w:t>
      </w:r>
      <w:r w:rsidR="007A1109">
        <w:rPr>
          <w:sz w:val="20"/>
          <w:szCs w:val="20"/>
        </w:rPr>
        <w:t xml:space="preserve"> level, from tables (</w:t>
      </w:r>
      <w:r w:rsidR="00E85C68">
        <w:rPr>
          <w:sz w:val="20"/>
          <w:szCs w:val="20"/>
        </w:rPr>
        <w:t>Faber, 2010</w:t>
      </w:r>
      <w:r w:rsidR="007A1109">
        <w:rPr>
          <w:sz w:val="20"/>
          <w:szCs w:val="20"/>
        </w:rPr>
        <w:t xml:space="preserve">), the critical value is obtained to be 0.17. The maximum error of the normal distribution for storeys 1 and 2 are 0.085 and 0.086, as this is lower than the critical value, </w:t>
      </w: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0</m:t>
            </m:r>
          </m:sub>
        </m:sSub>
      </m:oMath>
      <w:r w:rsidR="007A1109">
        <w:rPr>
          <w:sz w:val="20"/>
          <w:szCs w:val="20"/>
        </w:rPr>
        <w:t xml:space="preserve"> cannot be rejected. The </w:t>
      </w:r>
      <w:r w:rsidR="002B5903">
        <w:rPr>
          <w:sz w:val="20"/>
          <w:szCs w:val="20"/>
        </w:rPr>
        <w:t>lognormal</w:t>
      </w:r>
      <w:r w:rsidR="007A1109">
        <w:rPr>
          <w:sz w:val="20"/>
          <w:szCs w:val="20"/>
        </w:rPr>
        <w:t xml:space="preserve"> distribution resulted in a maximum error of 0.087 and 0.057 for storeys 1 and 2 respectively, again as this is lower than the critical value, </w:t>
      </w: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0</m:t>
            </m:r>
          </m:sub>
        </m:sSub>
      </m:oMath>
      <w:r w:rsidR="007A1109">
        <w:rPr>
          <w:sz w:val="20"/>
          <w:szCs w:val="20"/>
        </w:rPr>
        <w:t xml:space="preserve"> cannot be rejected.</w:t>
      </w:r>
      <w:r>
        <w:rPr>
          <w:sz w:val="20"/>
          <w:szCs w:val="20"/>
        </w:rPr>
        <w:t xml:space="preserve"> </w:t>
      </w:r>
    </w:p>
    <w:p w14:paraId="276CF5AD" w14:textId="1A19C4C4" w:rsidR="008978C4" w:rsidRDefault="008978C4" w:rsidP="00DF25B5">
      <w:pPr>
        <w:ind w:firstLine="720"/>
        <w:jc w:val="both"/>
        <w:rPr>
          <w:sz w:val="20"/>
          <w:szCs w:val="20"/>
        </w:rPr>
      </w:pPr>
    </w:p>
    <w:p w14:paraId="7C152452" w14:textId="27A008DE" w:rsidR="008978C4" w:rsidRPr="00B345CB" w:rsidRDefault="008978C4" w:rsidP="008978C4">
      <w:pPr>
        <w:pStyle w:val="Heading2"/>
        <w:keepNext w:val="0"/>
        <w:widowControl w:val="0"/>
        <w:rPr>
          <w:rStyle w:val="text"/>
        </w:rPr>
      </w:pPr>
      <w:r>
        <w:rPr>
          <w:rStyle w:val="text"/>
        </w:rPr>
        <w:t>1.</w:t>
      </w:r>
      <w:r w:rsidR="00FA2C9D">
        <w:rPr>
          <w:rStyle w:val="text"/>
        </w:rPr>
        <w:t>3</w:t>
      </w:r>
      <w:r>
        <w:rPr>
          <w:rStyle w:val="text"/>
        </w:rPr>
        <w:t xml:space="preserve"> </w:t>
      </w:r>
      <w:r w:rsidR="008821AC">
        <w:rPr>
          <w:rStyle w:val="text"/>
        </w:rPr>
        <w:t>Model Comparison – sample likelihoods</w:t>
      </w:r>
    </w:p>
    <w:p w14:paraId="527E9333" w14:textId="3B9A2E4F" w:rsidR="00226773" w:rsidRDefault="008978C4" w:rsidP="008978C4">
      <w:pPr>
        <w:jc w:val="both"/>
        <w:rPr>
          <w:sz w:val="20"/>
          <w:szCs w:val="20"/>
        </w:rPr>
      </w:pPr>
      <w:r>
        <w:rPr>
          <w:sz w:val="20"/>
          <w:szCs w:val="20"/>
        </w:rPr>
        <w:t>C</w:t>
      </w:r>
      <w:r w:rsidR="00FE2FC4">
        <w:rPr>
          <w:sz w:val="20"/>
          <w:szCs w:val="20"/>
        </w:rPr>
        <w:t xml:space="preserve">omparing the models using </w:t>
      </w:r>
      <w:r w:rsidR="00226773">
        <w:rPr>
          <w:sz w:val="20"/>
          <w:szCs w:val="20"/>
        </w:rPr>
        <w:t>sample likelihoo</w:t>
      </w:r>
      <w:r w:rsidR="00FE2FC4">
        <w:rPr>
          <w:sz w:val="20"/>
          <w:szCs w:val="20"/>
        </w:rPr>
        <w:t>ds is useful when two different model hypothesis both fall out positive which is the case here.</w:t>
      </w:r>
      <w:r w:rsidR="004A55BE">
        <w:rPr>
          <w:sz w:val="20"/>
          <w:szCs w:val="20"/>
        </w:rPr>
        <w:t xml:space="preserve"> For </w:t>
      </w:r>
      <w:r w:rsidR="00701A92">
        <w:rPr>
          <w:sz w:val="20"/>
          <w:szCs w:val="20"/>
        </w:rPr>
        <w:t>the storey</w:t>
      </w:r>
      <w:r w:rsidR="004A55BE">
        <w:rPr>
          <w:sz w:val="20"/>
          <w:szCs w:val="20"/>
        </w:rPr>
        <w:t xml:space="preserve"> 1</w:t>
      </w:r>
      <w:r w:rsidR="00701A92">
        <w:rPr>
          <w:sz w:val="20"/>
          <w:szCs w:val="20"/>
        </w:rPr>
        <w:t xml:space="preserve"> data</w:t>
      </w:r>
      <w:r w:rsidR="004A55BE">
        <w:rPr>
          <w:sz w:val="20"/>
          <w:szCs w:val="20"/>
        </w:rPr>
        <w:t>, the sample likelihood of the normal model is 0.0</w:t>
      </w:r>
      <w:r w:rsidR="00D47956">
        <w:rPr>
          <w:sz w:val="20"/>
          <w:szCs w:val="20"/>
        </w:rPr>
        <w:t>03</w:t>
      </w:r>
      <w:r w:rsidR="004A55BE">
        <w:rPr>
          <w:sz w:val="20"/>
          <w:szCs w:val="20"/>
        </w:rPr>
        <w:t>, whereas that of the lognormal model is 0.0</w:t>
      </w:r>
      <w:r w:rsidR="008E09DC">
        <w:rPr>
          <w:sz w:val="20"/>
          <w:szCs w:val="20"/>
        </w:rPr>
        <w:t>08</w:t>
      </w:r>
      <w:r w:rsidR="004A55BE">
        <w:rPr>
          <w:sz w:val="20"/>
          <w:szCs w:val="20"/>
        </w:rPr>
        <w:t>. As the value of the lognormal’s is higher, it can be said that the postulation made is more probable than the postulate of the normal model.</w:t>
      </w:r>
      <w:r w:rsidR="00701A92">
        <w:rPr>
          <w:sz w:val="20"/>
          <w:szCs w:val="20"/>
        </w:rPr>
        <w:t xml:space="preserve"> Similarly, for storey 2 data, the sample likelihood of the </w:t>
      </w:r>
      <w:r w:rsidR="00AB4617">
        <w:rPr>
          <w:sz w:val="20"/>
          <w:szCs w:val="20"/>
        </w:rPr>
        <w:t>log</w:t>
      </w:r>
      <w:r w:rsidR="00701A92">
        <w:rPr>
          <w:sz w:val="20"/>
          <w:szCs w:val="20"/>
        </w:rPr>
        <w:t>normal is 0.0</w:t>
      </w:r>
      <w:r w:rsidR="00BF34A0">
        <w:rPr>
          <w:sz w:val="20"/>
          <w:szCs w:val="20"/>
        </w:rPr>
        <w:t>1</w:t>
      </w:r>
      <w:r w:rsidR="000D720E">
        <w:rPr>
          <w:sz w:val="20"/>
          <w:szCs w:val="20"/>
        </w:rPr>
        <w:t>9</w:t>
      </w:r>
      <w:r w:rsidR="00701A92">
        <w:rPr>
          <w:sz w:val="20"/>
          <w:szCs w:val="20"/>
        </w:rPr>
        <w:t>, this is greater than that of the normal</w:t>
      </w:r>
      <w:r w:rsidR="00491F1D">
        <w:rPr>
          <w:sz w:val="20"/>
          <w:szCs w:val="20"/>
        </w:rPr>
        <w:t xml:space="preserve"> which was found to be 0.0</w:t>
      </w:r>
      <w:r w:rsidR="00DA61CF">
        <w:rPr>
          <w:sz w:val="20"/>
          <w:szCs w:val="20"/>
        </w:rPr>
        <w:t>09</w:t>
      </w:r>
      <w:r w:rsidR="00491F1D">
        <w:rPr>
          <w:sz w:val="20"/>
          <w:szCs w:val="20"/>
        </w:rPr>
        <w:t xml:space="preserve">. </w:t>
      </w:r>
      <w:r w:rsidR="008B2B0E">
        <w:rPr>
          <w:sz w:val="20"/>
          <w:szCs w:val="20"/>
        </w:rPr>
        <w:t>Therefore,</w:t>
      </w:r>
      <w:r w:rsidR="00491F1D">
        <w:rPr>
          <w:sz w:val="20"/>
          <w:szCs w:val="20"/>
        </w:rPr>
        <w:t xml:space="preserve"> it can be concluded that </w:t>
      </w:r>
      <w:r w:rsidR="003C4E89">
        <w:rPr>
          <w:sz w:val="20"/>
          <w:szCs w:val="20"/>
        </w:rPr>
        <w:t xml:space="preserve">the postulation made in the </w:t>
      </w:r>
      <w:r w:rsidR="003461B7">
        <w:rPr>
          <w:sz w:val="20"/>
          <w:szCs w:val="20"/>
        </w:rPr>
        <w:t>log</w:t>
      </w:r>
      <w:r w:rsidR="003C4E89">
        <w:rPr>
          <w:sz w:val="20"/>
          <w:szCs w:val="20"/>
        </w:rPr>
        <w:t>normal distribution case is more probable than the normal</w:t>
      </w:r>
      <w:r w:rsidR="003461B7">
        <w:rPr>
          <w:sz w:val="20"/>
          <w:szCs w:val="20"/>
        </w:rPr>
        <w:t xml:space="preserve"> model</w:t>
      </w:r>
      <w:r w:rsidR="003C4E89">
        <w:rPr>
          <w:sz w:val="20"/>
          <w:szCs w:val="20"/>
        </w:rPr>
        <w:t>.</w:t>
      </w:r>
    </w:p>
    <w:p w14:paraId="3083D860" w14:textId="77777777" w:rsidR="008C7EEA" w:rsidRPr="000A697E" w:rsidRDefault="008C7EEA" w:rsidP="00BC24D1">
      <w:pPr>
        <w:jc w:val="both"/>
        <w:rPr>
          <w:sz w:val="20"/>
          <w:szCs w:val="20"/>
        </w:rPr>
      </w:pPr>
    </w:p>
    <w:p w14:paraId="40DEC030" w14:textId="5C9DD1B5" w:rsidR="00BC24D1" w:rsidRPr="000A697E" w:rsidRDefault="00BC24D1" w:rsidP="00BC24D1">
      <w:pPr>
        <w:pStyle w:val="Heading2"/>
        <w:keepNext w:val="0"/>
        <w:widowControl w:val="0"/>
        <w:spacing w:after="0"/>
        <w:rPr>
          <w:rStyle w:val="text"/>
        </w:rPr>
      </w:pPr>
      <w:r w:rsidRPr="000A697E">
        <w:rPr>
          <w:rStyle w:val="text"/>
        </w:rPr>
        <w:t xml:space="preserve">2. </w:t>
      </w:r>
      <w:r w:rsidR="00F007A5">
        <w:rPr>
          <w:rStyle w:val="text"/>
        </w:rPr>
        <w:t>STRUCTURAL RELIABILITY</w:t>
      </w:r>
    </w:p>
    <w:p w14:paraId="3C7FB566" w14:textId="77777777" w:rsidR="00BC24D1" w:rsidRPr="00522F2C" w:rsidRDefault="00BC24D1" w:rsidP="00BC24D1">
      <w:pPr>
        <w:pStyle w:val="Heading2"/>
        <w:keepNext w:val="0"/>
        <w:widowControl w:val="0"/>
        <w:spacing w:after="0"/>
        <w:rPr>
          <w:rStyle w:val="text"/>
          <w:b w:val="0"/>
        </w:rPr>
      </w:pPr>
    </w:p>
    <w:p w14:paraId="0A5EDA3B" w14:textId="789E7452" w:rsidR="00BC24D1" w:rsidRDefault="00BC24D1" w:rsidP="00BC24D1">
      <w:pPr>
        <w:pStyle w:val="Heading2"/>
        <w:keepNext w:val="0"/>
        <w:widowControl w:val="0"/>
        <w:rPr>
          <w:rStyle w:val="text"/>
        </w:rPr>
      </w:pPr>
      <w:r>
        <w:rPr>
          <w:rStyle w:val="text"/>
        </w:rPr>
        <w:t xml:space="preserve">2.1 </w:t>
      </w:r>
      <w:r w:rsidR="000A4A3C">
        <w:rPr>
          <w:rStyle w:val="text"/>
        </w:rPr>
        <w:t>Reliability Index</w:t>
      </w:r>
    </w:p>
    <w:p w14:paraId="77F530C7" w14:textId="3534FD4E" w:rsidR="00BC24D1" w:rsidRPr="0038415D" w:rsidRDefault="001B0353" w:rsidP="00C750ED">
      <w:pPr>
        <w:jc w:val="both"/>
        <w:rPr>
          <w:sz w:val="20"/>
          <w:szCs w:val="20"/>
        </w:rPr>
      </w:pPr>
      <w:r>
        <w:rPr>
          <w:sz w:val="20"/>
          <w:szCs w:val="20"/>
        </w:rPr>
        <w:t>T</w:t>
      </w:r>
      <w:r w:rsidR="00C750ED">
        <w:rPr>
          <w:sz w:val="20"/>
          <w:szCs w:val="20"/>
        </w:rPr>
        <w:t>he reliability index</w:t>
      </w:r>
      <w:r w:rsidR="004A62CA">
        <w:rPr>
          <w:sz w:val="20"/>
          <w:szCs w:val="20"/>
        </w:rPr>
        <w:t xml:space="preserve">, </w:t>
      </w:r>
      <m:oMath>
        <m:r>
          <w:rPr>
            <w:rFonts w:ascii="Cambria Math" w:hAnsi="Cambria Math"/>
            <w:sz w:val="20"/>
          </w:rPr>
          <m:t>β</m:t>
        </m:r>
      </m:oMath>
      <w:r w:rsidR="00443364">
        <w:rPr>
          <w:sz w:val="20"/>
        </w:rPr>
        <w:t>,</w:t>
      </w:r>
      <w:r w:rsidR="004A62CA">
        <w:rPr>
          <w:sz w:val="20"/>
          <w:szCs w:val="20"/>
        </w:rPr>
        <w:t xml:space="preserve"> </w:t>
      </w:r>
      <w:r w:rsidR="00C750ED">
        <w:rPr>
          <w:sz w:val="20"/>
          <w:szCs w:val="20"/>
        </w:rPr>
        <w:t xml:space="preserve">can be found from both limit state functions using equations </w:t>
      </w:r>
      <w:r w:rsidR="0010122E">
        <w:rPr>
          <w:sz w:val="20"/>
          <w:szCs w:val="20"/>
        </w:rPr>
        <w:t>3</w:t>
      </w:r>
      <w:r w:rsidR="00C750ED">
        <w:rPr>
          <w:sz w:val="20"/>
          <w:szCs w:val="20"/>
        </w:rPr>
        <w:t xml:space="preserve"> and </w:t>
      </w:r>
      <w:r w:rsidR="0010122E">
        <w:rPr>
          <w:sz w:val="20"/>
          <w:szCs w:val="20"/>
        </w:rPr>
        <w:t>4</w:t>
      </w:r>
      <w:r w:rsidR="00BC24D1">
        <w:rPr>
          <w:sz w:val="20"/>
          <w:szCs w:val="20"/>
        </w:rPr>
        <w:t>.</w:t>
      </w:r>
    </w:p>
    <w:p w14:paraId="145D2CEB" w14:textId="77777777" w:rsidR="00BC24D1" w:rsidRDefault="00BC24D1" w:rsidP="00BC24D1">
      <w:pPr>
        <w:jc w:val="both"/>
        <w:rPr>
          <w:sz w:val="20"/>
          <w:szCs w:val="20"/>
        </w:rPr>
      </w:pPr>
    </w:p>
    <w:p w14:paraId="5590F921" w14:textId="581C333C" w:rsidR="00BC24D1" w:rsidRDefault="000C21F0" w:rsidP="00BC24D1">
      <w:pPr>
        <w:ind w:firstLine="720"/>
        <w:jc w:val="both"/>
        <w:rPr>
          <w:sz w:val="20"/>
          <w:szCs w:val="20"/>
        </w:rPr>
      </w:pPr>
      <m:oMath>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r>
          <w:rPr>
            <w:rFonts w:ascii="Cambria Math" w:hAnsi="Cambria Math"/>
            <w:sz w:val="20"/>
            <w:szCs w:val="20"/>
          </w:rPr>
          <m:t>=</m:t>
        </m:r>
        <m:f>
          <m:fPr>
            <m:ctrlPr>
              <w:ins w:id="0" w:author="Flavia De Luca" w:date="2020-08-07T11:34:00Z">
                <w:rPr>
                  <w:rFonts w:ascii="Cambria Math" w:hAnsi="Cambria Math"/>
                  <w:i/>
                  <w:sz w:val="20"/>
                  <w:szCs w:val="20"/>
                </w:rPr>
              </w:ins>
            </m:ctrlPr>
          </m:fPr>
          <m:num>
            <m:r>
              <w:rPr>
                <w:rFonts w:ascii="Cambria Math" w:hAnsi="Cambria Math"/>
                <w:sz w:val="20"/>
                <w:szCs w:val="20"/>
              </w:rPr>
              <m:t xml:space="preserve">1 - </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M</m:t>
                    </m:r>
                  </m:sub>
                </m:sSub>
              </m:num>
              <m:den>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U</m:t>
                    </m:r>
                  </m:sub>
                </m:sSub>
              </m:den>
            </m:f>
            <m:r>
              <w:rPr>
                <w:rFonts w:ascii="Cambria Math" w:hAnsi="Cambria Math"/>
                <w:sz w:val="20"/>
                <w:szCs w:val="20"/>
              </w:rPr>
              <m:t xml:space="preserve"> - </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P</m:t>
                    </m:r>
                  </m:sub>
                </m:sSub>
              </m:num>
              <m:den>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U</m:t>
                    </m:r>
                  </m:sub>
                </m:sSub>
              </m:den>
            </m:f>
          </m:num>
          <m:den>
            <m:rad>
              <m:radPr>
                <m:degHide m:val="1"/>
                <m:ctrlPr>
                  <w:rPr>
                    <w:rFonts w:ascii="Cambria Math" w:hAnsi="Cambria Math"/>
                    <w:i/>
                    <w:sz w:val="20"/>
                    <w:szCs w:val="20"/>
                  </w:rPr>
                </m:ctrlPr>
              </m:radPr>
              <m:deg/>
              <m:e>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M</m:t>
                                </m:r>
                              </m:sub>
                            </m:sSub>
                          </m:num>
                          <m:den>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U</m:t>
                                </m:r>
                              </m:sub>
                            </m:sSub>
                          </m:den>
                        </m:f>
                      </m:e>
                    </m:d>
                  </m:e>
                  <m:sup>
                    <m:r>
                      <w:rPr>
                        <w:rFonts w:ascii="Cambria Math" w:hAnsi="Cambria Math"/>
                        <w:sz w:val="20"/>
                        <w:szCs w:val="20"/>
                      </w:rPr>
                      <m:t>2</m:t>
                    </m:r>
                  </m:sup>
                </m:sSup>
                <m:r>
                  <w:rPr>
                    <w:rFonts w:ascii="Cambria Math" w:hAnsi="Cambria Math"/>
                    <w:sz w:val="20"/>
                    <w:szCs w:val="20"/>
                  </w:rPr>
                  <m:t xml:space="preserve">+ </m:t>
                </m:r>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P</m:t>
                                </m:r>
                              </m:sub>
                            </m:sSub>
                          </m:num>
                          <m:den>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U</m:t>
                                </m:r>
                              </m:sub>
                            </m:sSub>
                          </m:den>
                        </m:f>
                      </m:e>
                    </m:d>
                  </m:e>
                  <m:sup>
                    <m:r>
                      <w:rPr>
                        <w:rFonts w:ascii="Cambria Math" w:hAnsi="Cambria Math"/>
                        <w:sz w:val="20"/>
                        <w:szCs w:val="20"/>
                      </w:rPr>
                      <m:t>2</m:t>
                    </m:r>
                  </m:sup>
                </m:sSup>
                <m:r>
                  <w:rPr>
                    <w:rFonts w:ascii="Cambria Math" w:hAnsi="Cambria Math"/>
                    <w:sz w:val="20"/>
                    <w:szCs w:val="20"/>
                  </w:rPr>
                  <m:t xml:space="preserve"> + 2 ∙ </m:t>
                </m:r>
                <m:f>
                  <m:fPr>
                    <m:ctrlPr>
                      <w:rPr>
                        <w:rFonts w:ascii="Cambria Math" w:hAnsi="Cambria Math"/>
                        <w:i/>
                        <w:sz w:val="20"/>
                        <w:szCs w:val="20"/>
                      </w:rPr>
                    </m:ctrlPr>
                  </m:fPr>
                  <m:num>
                    <m:r>
                      <w:rPr>
                        <w:rFonts w:ascii="Cambria Math" w:hAnsi="Cambria Math"/>
                        <w:sz w:val="20"/>
                        <w:szCs w:val="20"/>
                      </w:rPr>
                      <m:t>1</m:t>
                    </m:r>
                  </m:num>
                  <m:den>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U</m:t>
                        </m:r>
                      </m:sub>
                    </m:sSub>
                  </m:den>
                </m:f>
                <m:r>
                  <w:rPr>
                    <w:rFonts w:ascii="Cambria Math" w:hAnsi="Cambria Math"/>
                    <w:sz w:val="20"/>
                    <w:szCs w:val="20"/>
                  </w:rPr>
                  <m:t xml:space="preserve"> ∙ </m:t>
                </m:r>
                <m:f>
                  <m:fPr>
                    <m:ctrlPr>
                      <w:rPr>
                        <w:rFonts w:ascii="Cambria Math" w:hAnsi="Cambria Math"/>
                        <w:i/>
                        <w:sz w:val="20"/>
                        <w:szCs w:val="20"/>
                      </w:rPr>
                    </m:ctrlPr>
                  </m:fPr>
                  <m:num>
                    <m:r>
                      <w:rPr>
                        <w:rFonts w:ascii="Cambria Math" w:hAnsi="Cambria Math"/>
                        <w:sz w:val="20"/>
                        <w:szCs w:val="20"/>
                      </w:rPr>
                      <m:t>1</m:t>
                    </m:r>
                  </m:num>
                  <m:den>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U</m:t>
                        </m:r>
                      </m:sub>
                    </m:sSub>
                  </m:den>
                </m:f>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P,  M</m:t>
                    </m:r>
                  </m:sub>
                </m:sSub>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M</m:t>
                    </m:r>
                  </m:sub>
                </m:sSub>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P</m:t>
                    </m:r>
                  </m:sub>
                </m:sSub>
              </m:e>
            </m:rad>
            <m:r>
              <w:rPr>
                <w:rFonts w:ascii="Cambria Math" w:hAnsi="Cambria Math"/>
                <w:sz w:val="20"/>
                <w:szCs w:val="20"/>
              </w:rPr>
              <m:t xml:space="preserve"> </m:t>
            </m:r>
          </m:den>
        </m:f>
        <m:r>
          <w:rPr>
            <w:rFonts w:ascii="Cambria Math" w:hAnsi="Cambria Math"/>
            <w:sz w:val="20"/>
            <w:szCs w:val="20"/>
          </w:rPr>
          <m:t xml:space="preserve">    </m:t>
        </m:r>
      </m:oMath>
      <w:r w:rsidR="00BC24D1">
        <w:rPr>
          <w:sz w:val="20"/>
          <w:szCs w:val="20"/>
        </w:rPr>
        <w:t xml:space="preserve"> </w:t>
      </w:r>
      <w:r w:rsidR="00BC24D1">
        <w:rPr>
          <w:sz w:val="20"/>
          <w:szCs w:val="20"/>
        </w:rPr>
        <w:tab/>
      </w:r>
      <w:r w:rsidR="00BC24D1">
        <w:rPr>
          <w:sz w:val="20"/>
          <w:szCs w:val="20"/>
        </w:rPr>
        <w:tab/>
      </w:r>
      <w:r w:rsidR="00BC24D1">
        <w:rPr>
          <w:sz w:val="20"/>
          <w:szCs w:val="20"/>
        </w:rPr>
        <w:tab/>
      </w:r>
      <w:r w:rsidR="00BC24D1">
        <w:rPr>
          <w:sz w:val="20"/>
          <w:szCs w:val="20"/>
        </w:rPr>
        <w:tab/>
      </w:r>
      <w:r w:rsidR="00BC24D1">
        <w:rPr>
          <w:sz w:val="20"/>
          <w:szCs w:val="20"/>
        </w:rPr>
        <w:tab/>
      </w:r>
      <w:r w:rsidR="00BC24D1">
        <w:rPr>
          <w:sz w:val="20"/>
          <w:szCs w:val="20"/>
        </w:rPr>
        <w:tab/>
      </w:r>
      <w:r w:rsidR="0010122E">
        <w:rPr>
          <w:sz w:val="20"/>
          <w:szCs w:val="20"/>
        </w:rPr>
        <w:t>3</w:t>
      </w:r>
      <w:r w:rsidR="00BC24D1">
        <w:rPr>
          <w:sz w:val="20"/>
          <w:szCs w:val="20"/>
        </w:rPr>
        <w:t>.</w:t>
      </w:r>
    </w:p>
    <w:p w14:paraId="35B244F3" w14:textId="77777777" w:rsidR="00BC24D1" w:rsidRPr="00C93312" w:rsidRDefault="00BC24D1" w:rsidP="00BC24D1">
      <w:pPr>
        <w:jc w:val="both"/>
        <w:rPr>
          <w:sz w:val="20"/>
          <w:szCs w:val="20"/>
        </w:rPr>
      </w:pPr>
    </w:p>
    <w:p w14:paraId="130BEF94" w14:textId="3A3B7130" w:rsidR="00BC24D1" w:rsidRDefault="00BC24D1" w:rsidP="00BC24D1">
      <w:pPr>
        <w:jc w:val="both"/>
        <w:rPr>
          <w:sz w:val="20"/>
          <w:szCs w:val="20"/>
        </w:rPr>
      </w:pPr>
      <w:r>
        <w:rPr>
          <w:sz w:val="20"/>
          <w:szCs w:val="20"/>
        </w:rPr>
        <w:t>w</w:t>
      </w:r>
      <w:r w:rsidRPr="00C93312">
        <w:rPr>
          <w:sz w:val="20"/>
          <w:szCs w:val="20"/>
        </w:rPr>
        <w:t>here</w:t>
      </w:r>
      <w:r>
        <w:rPr>
          <w:sz w:val="20"/>
          <w:szCs w:val="20"/>
        </w:rPr>
        <w:t>,</w:t>
      </w:r>
      <w:r w:rsidRPr="00C93312">
        <w:rPr>
          <w:sz w:val="20"/>
          <w:szCs w:val="20"/>
        </w:rPr>
        <w:t xml:space="preserve"> </w:t>
      </w:r>
      <m:oMath>
        <m:sSub>
          <m:sSubPr>
            <m:ctrlPr>
              <w:rPr>
                <w:rFonts w:ascii="Cambria Math" w:hAnsi="Cambria Math"/>
                <w:i/>
                <w:sz w:val="20"/>
              </w:rPr>
            </m:ctrlPr>
          </m:sSubPr>
          <m:e>
            <m:r>
              <w:rPr>
                <w:rFonts w:ascii="Cambria Math" w:hAnsi="Cambria Math"/>
                <w:sz w:val="20"/>
              </w:rPr>
              <m:t>μ</m:t>
            </m:r>
          </m:e>
          <m:sub>
            <m:r>
              <w:rPr>
                <w:rFonts w:ascii="Cambria Math" w:hAnsi="Cambria Math"/>
                <w:sz w:val="20"/>
              </w:rPr>
              <m:t>M</m:t>
            </m:r>
          </m:sub>
        </m:sSub>
      </m:oMath>
      <w:r w:rsidR="00AD19BD">
        <w:rPr>
          <w:sz w:val="20"/>
        </w:rPr>
        <w:t xml:space="preserve"> and </w:t>
      </w:r>
      <m:oMath>
        <m:sSub>
          <m:sSubPr>
            <m:ctrlPr>
              <w:rPr>
                <w:rFonts w:ascii="Cambria Math" w:hAnsi="Cambria Math"/>
                <w:i/>
                <w:sz w:val="20"/>
              </w:rPr>
            </m:ctrlPr>
          </m:sSubPr>
          <m:e>
            <m:r>
              <w:rPr>
                <w:rFonts w:ascii="Cambria Math" w:hAnsi="Cambria Math"/>
                <w:sz w:val="20"/>
              </w:rPr>
              <m:t>μ</m:t>
            </m:r>
          </m:e>
          <m:sub>
            <m:r>
              <w:rPr>
                <w:rFonts w:ascii="Cambria Math" w:hAnsi="Cambria Math"/>
                <w:sz w:val="20"/>
              </w:rPr>
              <m:t>P</m:t>
            </m:r>
          </m:sub>
        </m:sSub>
      </m:oMath>
      <w:r w:rsidR="00915EA4">
        <w:rPr>
          <w:sz w:val="20"/>
        </w:rPr>
        <w:t xml:space="preserve"> are the mean</w:t>
      </w:r>
      <w:r w:rsidR="001B0353">
        <w:rPr>
          <w:sz w:val="20"/>
        </w:rPr>
        <w:t xml:space="preserve"> and</w:t>
      </w:r>
      <w:r w:rsidR="00915EA4">
        <w:rPr>
          <w:sz w:val="20"/>
        </w:rPr>
        <w:t xml:space="preserve"> values of bending moment and axial load respectively, </w:t>
      </w:r>
      <m:oMath>
        <m:sSub>
          <m:sSubPr>
            <m:ctrlPr>
              <w:rPr>
                <w:rFonts w:ascii="Cambria Math" w:hAnsi="Cambria Math"/>
                <w:i/>
                <w:sz w:val="20"/>
              </w:rPr>
            </m:ctrlPr>
          </m:sSubPr>
          <m:e>
            <m:r>
              <w:rPr>
                <w:rFonts w:ascii="Cambria Math" w:hAnsi="Cambria Math"/>
                <w:sz w:val="20"/>
              </w:rPr>
              <m:t>σ</m:t>
            </m:r>
          </m:e>
          <m:sub>
            <m:r>
              <w:rPr>
                <w:rFonts w:ascii="Cambria Math" w:hAnsi="Cambria Math"/>
                <w:sz w:val="20"/>
              </w:rPr>
              <m:t>M</m:t>
            </m:r>
          </m:sub>
        </m:sSub>
      </m:oMath>
      <w:r w:rsidR="00AD19BD">
        <w:rPr>
          <w:sz w:val="20"/>
        </w:rPr>
        <w:t xml:space="preserve"> and </w:t>
      </w:r>
      <m:oMath>
        <m:sSub>
          <m:sSubPr>
            <m:ctrlPr>
              <w:rPr>
                <w:rFonts w:ascii="Cambria Math" w:hAnsi="Cambria Math"/>
                <w:i/>
                <w:sz w:val="20"/>
              </w:rPr>
            </m:ctrlPr>
          </m:sSubPr>
          <m:e>
            <m:r>
              <w:rPr>
                <w:rFonts w:ascii="Cambria Math" w:hAnsi="Cambria Math"/>
                <w:sz w:val="20"/>
              </w:rPr>
              <m:t>σ</m:t>
            </m:r>
          </m:e>
          <m:sub>
            <m:r>
              <w:rPr>
                <w:rFonts w:ascii="Cambria Math" w:hAnsi="Cambria Math"/>
                <w:sz w:val="20"/>
              </w:rPr>
              <m:t>P</m:t>
            </m:r>
          </m:sub>
        </m:sSub>
      </m:oMath>
      <w:r w:rsidR="001B0353">
        <w:rPr>
          <w:sz w:val="20"/>
        </w:rPr>
        <w:t xml:space="preserve"> are the standard deviations of bending moment and axial load (respectively). </w:t>
      </w:r>
      <m:oMath>
        <m:sSub>
          <m:sSubPr>
            <m:ctrlPr>
              <w:rPr>
                <w:rFonts w:ascii="Cambria Math" w:hAnsi="Cambria Math"/>
                <w:i/>
                <w:sz w:val="20"/>
              </w:rPr>
            </m:ctrlPr>
          </m:sSubPr>
          <m:e>
            <m:r>
              <w:rPr>
                <w:rFonts w:ascii="Cambria Math" w:hAnsi="Cambria Math"/>
                <w:sz w:val="20"/>
              </w:rPr>
              <m:t>M</m:t>
            </m:r>
          </m:e>
          <m:sub>
            <m:r>
              <w:rPr>
                <w:rFonts w:ascii="Cambria Math" w:hAnsi="Cambria Math"/>
                <w:sz w:val="20"/>
              </w:rPr>
              <m:t>U</m:t>
            </m:r>
          </m:sub>
        </m:sSub>
      </m:oMath>
      <w:r w:rsidR="001B0353">
        <w:rPr>
          <w:sz w:val="20"/>
        </w:rPr>
        <w:t xml:space="preserve"> and</w:t>
      </w:r>
      <w:r w:rsidR="00915EA4">
        <w:rPr>
          <w:sz w:val="20"/>
          <w:szCs w:val="20"/>
        </w:rPr>
        <w:t xml:space="preserve"> </w:t>
      </w:r>
      <m:oMath>
        <m:sSub>
          <m:sSubPr>
            <m:ctrlPr>
              <w:rPr>
                <w:rFonts w:ascii="Cambria Math" w:hAnsi="Cambria Math"/>
                <w:i/>
                <w:sz w:val="20"/>
              </w:rPr>
            </m:ctrlPr>
          </m:sSubPr>
          <m:e>
            <m:r>
              <w:rPr>
                <w:rFonts w:ascii="Cambria Math" w:hAnsi="Cambria Math"/>
                <w:sz w:val="20"/>
              </w:rPr>
              <m:t>P</m:t>
            </m:r>
          </m:e>
          <m:sub>
            <m:r>
              <w:rPr>
                <w:rFonts w:ascii="Cambria Math" w:hAnsi="Cambria Math"/>
                <w:sz w:val="20"/>
              </w:rPr>
              <m:t>U</m:t>
            </m:r>
          </m:sub>
        </m:sSub>
      </m:oMath>
      <w:r w:rsidRPr="00915EA4">
        <w:rPr>
          <w:sz w:val="15"/>
          <w:szCs w:val="20"/>
        </w:rPr>
        <w:t xml:space="preserve"> </w:t>
      </w:r>
      <w:r w:rsidR="001B0353">
        <w:rPr>
          <w:sz w:val="20"/>
          <w:szCs w:val="20"/>
        </w:rPr>
        <w:t>is the bending moment capacity and axial load capacity respectively.</w:t>
      </w:r>
      <w:r w:rsidR="00CA4F33">
        <w:rPr>
          <w:sz w:val="20"/>
          <w:szCs w:val="20"/>
        </w:rPr>
        <w:t xml:space="preserve"> </w:t>
      </w:r>
      <w:r w:rsidR="00A87CC4">
        <w:rPr>
          <w:sz w:val="20"/>
          <w:szCs w:val="20"/>
        </w:rPr>
        <w:t xml:space="preserve">The values </w:t>
      </w:r>
      <w:r w:rsidR="00336F81">
        <w:rPr>
          <w:sz w:val="20"/>
          <w:szCs w:val="20"/>
        </w:rPr>
        <w:t>parameters</w:t>
      </w:r>
      <w:r w:rsidR="00A87CC4">
        <w:rPr>
          <w:sz w:val="20"/>
          <w:szCs w:val="20"/>
        </w:rPr>
        <w:t xml:space="preserve"> can be defined as </w:t>
      </w:r>
      <m:oMath>
        <m:d>
          <m:dPr>
            <m:ctrlPr>
              <w:rPr>
                <w:rFonts w:ascii="Cambria Math" w:hAnsi="Cambria Math"/>
                <w:i/>
                <w:sz w:val="20"/>
                <w:szCs w:val="20"/>
              </w:rPr>
            </m:ctrlPr>
          </m:dPr>
          <m:e>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P</m:t>
                    </m:r>
                  </m:sub>
                </m:sSub>
                <m:r>
                  <w:rPr>
                    <w:rFonts w:ascii="Cambria Math" w:hAnsi="Cambria Math"/>
                    <w:sz w:val="20"/>
                    <w:szCs w:val="20"/>
                  </w:rPr>
                  <m:t>,σ</m:t>
                </m:r>
              </m:e>
              <m:sub>
                <m:r>
                  <w:rPr>
                    <w:rFonts w:ascii="Cambria Math" w:hAnsi="Cambria Math"/>
                    <w:sz w:val="20"/>
                    <w:szCs w:val="20"/>
                  </w:rPr>
                  <m:t>M</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M</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M</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U</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U</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P,  M</m:t>
                </m:r>
              </m:sub>
            </m:sSub>
          </m:e>
        </m:d>
      </m:oMath>
      <w:r w:rsidR="00A87CC4">
        <w:rPr>
          <w:sz w:val="20"/>
          <w:szCs w:val="20"/>
        </w:rPr>
        <w:t xml:space="preserve"> </w:t>
      </w:r>
      <w:r w:rsidR="00336F81">
        <w:rPr>
          <w:sz w:val="20"/>
          <w:szCs w:val="20"/>
        </w:rPr>
        <w:t xml:space="preserve">to </w:t>
      </w:r>
      <m:oMath>
        <m:d>
          <m:dPr>
            <m:ctrlPr>
              <w:rPr>
                <w:rFonts w:ascii="Cambria Math" w:hAnsi="Cambria Math"/>
                <w:i/>
                <w:sz w:val="20"/>
                <w:szCs w:val="20"/>
              </w:rPr>
            </m:ctrlPr>
          </m:dPr>
          <m:e>
            <m:r>
              <w:rPr>
                <w:rFonts w:ascii="Cambria Math" w:hAnsi="Cambria Math"/>
                <w:sz w:val="20"/>
                <w:szCs w:val="20"/>
              </w:rPr>
              <m:t>1011.7, 50.16, 1843.43, 150.16, 3055.14, 4144.55</m:t>
            </m:r>
          </m:e>
        </m:d>
        <m:r>
          <w:rPr>
            <w:rFonts w:ascii="Cambria Math" w:hAnsi="Cambria Math"/>
            <w:sz w:val="20"/>
            <w:szCs w:val="20"/>
          </w:rPr>
          <m:t>.</m:t>
        </m:r>
      </m:oMath>
    </w:p>
    <w:p w14:paraId="5F995D9E" w14:textId="19A95CC1" w:rsidR="00797DCE" w:rsidRDefault="00797DCE" w:rsidP="00BC24D1">
      <w:pPr>
        <w:jc w:val="both"/>
        <w:rPr>
          <w:sz w:val="20"/>
          <w:szCs w:val="20"/>
        </w:rPr>
      </w:pPr>
    </w:p>
    <w:p w14:paraId="1158103D" w14:textId="32A2BBA2" w:rsidR="00797DCE" w:rsidRDefault="000C21F0" w:rsidP="00797DCE">
      <w:pPr>
        <w:ind w:firstLine="720"/>
        <w:jc w:val="both"/>
        <w:rPr>
          <w:sz w:val="20"/>
          <w:szCs w:val="20"/>
        </w:rPr>
      </w:pPr>
      <m:oMath>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2</m:t>
            </m:r>
          </m:sub>
        </m:sSub>
        <m:r>
          <w:rPr>
            <w:rFonts w:ascii="Cambria Math" w:hAnsi="Cambria Math"/>
            <w:sz w:val="20"/>
            <w:szCs w:val="20"/>
          </w:rPr>
          <m:t>=</m:t>
        </m:r>
        <m:f>
          <m:fPr>
            <m:ctrlPr>
              <w:ins w:id="1" w:author="Flavia De Luca" w:date="2020-08-07T11:34:00Z">
                <w:rPr>
                  <w:rFonts w:ascii="Cambria Math" w:hAnsi="Cambria Math"/>
                  <w:i/>
                  <w:sz w:val="20"/>
                  <w:szCs w:val="20"/>
                </w:rPr>
              </w:ins>
            </m:ctrlPr>
          </m:fPr>
          <m:num>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U</m:t>
                </m:r>
              </m:sub>
            </m:sSub>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U</m:t>
                </m:r>
              </m:sub>
            </m:sSub>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U</m:t>
                </m:r>
              </m:sub>
            </m:sSub>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M</m:t>
                </m:r>
              </m:sub>
            </m:sSub>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U</m:t>
                </m:r>
              </m:sub>
            </m:sSub>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P</m:t>
                </m:r>
              </m:sub>
            </m:sSub>
          </m:num>
          <m:den>
            <m:rad>
              <m:radPr>
                <m:degHide m:val="1"/>
                <m:ctrlPr>
                  <w:rPr>
                    <w:rFonts w:ascii="Cambria Math" w:hAnsi="Cambria Math"/>
                    <w:i/>
                    <w:sz w:val="20"/>
                    <w:szCs w:val="20"/>
                  </w:rPr>
                </m:ctrlPr>
              </m:radPr>
              <m:deg/>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U</m:t>
                            </m:r>
                          </m:sub>
                        </m:sSub>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M</m:t>
                            </m:r>
                          </m:sub>
                        </m:sSub>
                      </m:e>
                    </m:d>
                  </m:e>
                  <m:sup>
                    <m:r>
                      <w:rPr>
                        <w:rFonts w:ascii="Cambria Math" w:hAnsi="Cambria Math"/>
                        <w:sz w:val="20"/>
                        <w:szCs w:val="20"/>
                      </w:rPr>
                      <m:t>2</m:t>
                    </m:r>
                  </m:sup>
                </m:sSup>
                <m:r>
                  <w:rPr>
                    <w:rFonts w:ascii="Cambria Math" w:hAnsi="Cambria Math"/>
                    <w:sz w:val="20"/>
                    <w:szCs w:val="20"/>
                  </w:rPr>
                  <m:t xml:space="preserve"> + </m:t>
                </m:r>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U</m:t>
                            </m:r>
                          </m:sub>
                        </m:sSub>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P</m:t>
                            </m:r>
                          </m:sub>
                        </m:sSub>
                      </m:e>
                    </m:d>
                  </m:e>
                  <m:sup>
                    <m:r>
                      <w:rPr>
                        <w:rFonts w:ascii="Cambria Math" w:hAnsi="Cambria Math"/>
                        <w:sz w:val="20"/>
                        <w:szCs w:val="20"/>
                      </w:rPr>
                      <m:t>2</m:t>
                    </m:r>
                  </m:sup>
                </m:sSup>
                <m:r>
                  <w:rPr>
                    <w:rFonts w:ascii="Cambria Math" w:hAnsi="Cambria Math"/>
                    <w:sz w:val="20"/>
                    <w:szCs w:val="20"/>
                  </w:rPr>
                  <m:t xml:space="preserve">+ 2 ∙ </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U</m:t>
                    </m:r>
                  </m:sub>
                </m:sSub>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U</m:t>
                    </m:r>
                  </m:sub>
                </m:sSub>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P,  M</m:t>
                    </m:r>
                  </m:sub>
                </m:sSub>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M</m:t>
                    </m:r>
                  </m:sub>
                </m:sSub>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P</m:t>
                    </m:r>
                  </m:sub>
                </m:sSub>
              </m:e>
            </m:rad>
            <m:r>
              <w:rPr>
                <w:rFonts w:ascii="Cambria Math" w:hAnsi="Cambria Math"/>
                <w:sz w:val="20"/>
                <w:szCs w:val="20"/>
              </w:rPr>
              <m:t xml:space="preserve"> </m:t>
            </m:r>
          </m:den>
        </m:f>
        <m:r>
          <w:rPr>
            <w:rFonts w:ascii="Cambria Math" w:hAnsi="Cambria Math"/>
            <w:sz w:val="20"/>
            <w:szCs w:val="20"/>
          </w:rPr>
          <m:t xml:space="preserve">         </m:t>
        </m:r>
      </m:oMath>
      <w:r w:rsidR="004E5D01">
        <w:rPr>
          <w:sz w:val="20"/>
          <w:szCs w:val="20"/>
        </w:rPr>
        <w:tab/>
      </w:r>
      <w:r w:rsidR="004E5D01">
        <w:rPr>
          <w:sz w:val="20"/>
          <w:szCs w:val="20"/>
        </w:rPr>
        <w:tab/>
      </w:r>
      <w:r w:rsidR="004E5D01">
        <w:rPr>
          <w:sz w:val="20"/>
          <w:szCs w:val="20"/>
        </w:rPr>
        <w:tab/>
      </w:r>
      <w:r w:rsidR="004E5D01">
        <w:rPr>
          <w:sz w:val="20"/>
          <w:szCs w:val="20"/>
        </w:rPr>
        <w:tab/>
      </w:r>
      <w:r w:rsidR="004E5D01">
        <w:rPr>
          <w:sz w:val="20"/>
          <w:szCs w:val="20"/>
        </w:rPr>
        <w:tab/>
      </w:r>
      <w:r w:rsidR="0010122E">
        <w:rPr>
          <w:sz w:val="20"/>
          <w:szCs w:val="20"/>
        </w:rPr>
        <w:t>4</w:t>
      </w:r>
      <w:r w:rsidR="004E5D01">
        <w:rPr>
          <w:sz w:val="20"/>
          <w:szCs w:val="20"/>
        </w:rPr>
        <w:t>.</w:t>
      </w:r>
    </w:p>
    <w:p w14:paraId="70F98184" w14:textId="2FE1303D" w:rsidR="00E26213" w:rsidRPr="00C93312" w:rsidRDefault="001908DE" w:rsidP="00BC24D1">
      <w:pPr>
        <w:jc w:val="both"/>
        <w:rPr>
          <w:sz w:val="20"/>
          <w:szCs w:val="20"/>
        </w:rPr>
      </w:pPr>
      <w:r>
        <w:rPr>
          <w:sz w:val="20"/>
          <w:szCs w:val="20"/>
        </w:rPr>
        <w:lastRenderedPageBreak/>
        <w:t>Applying the above equations results in</w:t>
      </w:r>
      <w:r w:rsidR="003464D7">
        <w:rPr>
          <w:sz w:val="20"/>
          <w:szCs w:val="20"/>
        </w:rPr>
        <w:t xml:space="preserve"> the </w:t>
      </w:r>
      <w:r w:rsidR="00626373">
        <w:rPr>
          <w:sz w:val="20"/>
          <w:szCs w:val="20"/>
        </w:rPr>
        <w:t>same</w:t>
      </w:r>
      <w:r w:rsidR="00FE2F8A">
        <w:rPr>
          <w:sz w:val="20"/>
          <w:szCs w:val="20"/>
        </w:rPr>
        <w:t xml:space="preserve"> </w:t>
      </w:r>
      <w:r w:rsidR="003464D7">
        <w:rPr>
          <w:sz w:val="20"/>
          <w:szCs w:val="20"/>
        </w:rPr>
        <w:t>value</w:t>
      </w:r>
      <w:r w:rsidR="00FE2F8A">
        <w:rPr>
          <w:sz w:val="20"/>
          <w:szCs w:val="20"/>
        </w:rPr>
        <w:t xml:space="preserve"> reliability index</w:t>
      </w:r>
      <w:r w:rsidR="003464D7">
        <w:rPr>
          <w:sz w:val="20"/>
          <w:szCs w:val="20"/>
        </w:rPr>
        <w:t xml:space="preserve"> of </w:t>
      </w:r>
      <m:oMath>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oMath>
      <w:r w:rsidR="003464D7">
        <w:rPr>
          <w:sz w:val="20"/>
        </w:rPr>
        <w:t xml:space="preserve"> and </w:t>
      </w:r>
      <m:oMath>
        <m:sSub>
          <m:sSubPr>
            <m:ctrlPr>
              <w:rPr>
                <w:rFonts w:ascii="Cambria Math" w:hAnsi="Cambria Math"/>
                <w:i/>
                <w:sz w:val="20"/>
              </w:rPr>
            </m:ctrlPr>
          </m:sSubPr>
          <m:e>
            <m:r>
              <w:rPr>
                <w:rFonts w:ascii="Cambria Math" w:hAnsi="Cambria Math"/>
                <w:sz w:val="20"/>
              </w:rPr>
              <m:t>β</m:t>
            </m:r>
          </m:e>
          <m:sub>
            <m:r>
              <w:rPr>
                <w:rFonts w:ascii="Cambria Math" w:hAnsi="Cambria Math"/>
                <w:sz w:val="20"/>
              </w:rPr>
              <m:t>2</m:t>
            </m:r>
          </m:sub>
        </m:sSub>
      </m:oMath>
      <w:r w:rsidR="003464D7">
        <w:rPr>
          <w:sz w:val="20"/>
        </w:rPr>
        <w:t xml:space="preserve"> </w:t>
      </w:r>
      <w:r w:rsidR="00FE2F8A">
        <w:rPr>
          <w:sz w:val="20"/>
        </w:rPr>
        <w:t>which are both 4.34.</w:t>
      </w:r>
    </w:p>
    <w:p w14:paraId="3650DB1A" w14:textId="4F8206EB" w:rsidR="00531009" w:rsidRPr="003037A4" w:rsidRDefault="003037A4" w:rsidP="00BC24D1">
      <w:pPr>
        <w:pStyle w:val="ListParagraph"/>
        <w:ind w:left="0" w:firstLine="720"/>
        <w:jc w:val="both"/>
        <w:rPr>
          <w:color w:val="000000" w:themeColor="text1"/>
          <w:sz w:val="20"/>
          <w:szCs w:val="20"/>
        </w:rPr>
      </w:pPr>
      <w:r>
        <w:rPr>
          <w:color w:val="000000" w:themeColor="text1"/>
          <w:sz w:val="20"/>
          <w:szCs w:val="20"/>
        </w:rPr>
        <w:t>Here we are dealing with bending moment and applied load, which have</w:t>
      </w:r>
      <w:r w:rsidR="008730CD">
        <w:rPr>
          <w:color w:val="000000" w:themeColor="text1"/>
          <w:sz w:val="20"/>
          <w:szCs w:val="20"/>
        </w:rPr>
        <w:t xml:space="preserve"> different units, </w:t>
      </w:r>
      <w:r w:rsidR="000F53BF">
        <w:rPr>
          <w:color w:val="000000" w:themeColor="text1"/>
          <w:sz w:val="20"/>
          <w:szCs w:val="20"/>
        </w:rPr>
        <w:t xml:space="preserve">so </w:t>
      </w:r>
      <w:r w:rsidR="008730CD">
        <w:rPr>
          <w:color w:val="000000" w:themeColor="text1"/>
          <w:sz w:val="20"/>
          <w:szCs w:val="20"/>
        </w:rPr>
        <w:t>before writing the limit state function, it is important to express the random variables in the same units.</w:t>
      </w:r>
    </w:p>
    <w:p w14:paraId="4BF2B750" w14:textId="129A21D1" w:rsidR="00BC24D1" w:rsidRDefault="0041622B" w:rsidP="00BC24D1">
      <w:pPr>
        <w:pStyle w:val="ListParagraph"/>
        <w:ind w:left="0" w:firstLine="720"/>
        <w:jc w:val="both"/>
        <w:rPr>
          <w:sz w:val="20"/>
          <w:szCs w:val="20"/>
        </w:rPr>
      </w:pPr>
      <w:r>
        <w:rPr>
          <w:sz w:val="20"/>
          <w:szCs w:val="20"/>
        </w:rPr>
        <w:t xml:space="preserve">Yes, the reliability index can also be calculated using a simulation approach, </w:t>
      </w:r>
      <w:r w:rsidR="00D81050">
        <w:rPr>
          <w:sz w:val="20"/>
          <w:szCs w:val="20"/>
        </w:rPr>
        <w:t>specifically</w:t>
      </w:r>
      <w:r>
        <w:rPr>
          <w:sz w:val="20"/>
          <w:szCs w:val="20"/>
        </w:rPr>
        <w:t>, the Monte Carlo Simulation</w:t>
      </w:r>
      <w:r w:rsidR="007D3531">
        <w:rPr>
          <w:sz w:val="20"/>
          <w:szCs w:val="20"/>
        </w:rPr>
        <w:t xml:space="preserve">. Briefly, the process is as follows, </w:t>
      </w:r>
      <w:r w:rsidR="00ED29E5">
        <w:rPr>
          <w:sz w:val="20"/>
          <w:szCs w:val="20"/>
        </w:rPr>
        <w:t>a large number of realisations</w:t>
      </w:r>
      <w:r w:rsidR="00EB63AC">
        <w:rPr>
          <w:sz w:val="20"/>
          <w:szCs w:val="20"/>
        </w:rPr>
        <w:t xml:space="preserve">, </w:t>
      </w:r>
      <w:r w:rsidR="00EB63AC" w:rsidRPr="00527E75">
        <w:rPr>
          <w:i/>
          <w:sz w:val="20"/>
          <w:szCs w:val="20"/>
        </w:rPr>
        <w:t>N</w:t>
      </w:r>
      <w:r w:rsidR="00EB63AC">
        <w:rPr>
          <w:sz w:val="20"/>
          <w:szCs w:val="20"/>
        </w:rPr>
        <w:t>,</w:t>
      </w:r>
      <w:r w:rsidR="00ED29E5">
        <w:rPr>
          <w:sz w:val="20"/>
          <w:szCs w:val="20"/>
        </w:rPr>
        <w:t xml:space="preserve"> of the basic random variables are simulated </w:t>
      </w:r>
      <w:r w:rsidR="001B1F99">
        <w:rPr>
          <w:sz w:val="20"/>
          <w:szCs w:val="20"/>
        </w:rPr>
        <w:t>e.g.</w:t>
      </w:r>
      <w:r w:rsidR="00ED29E5">
        <w:rPr>
          <w:sz w:val="20"/>
          <w:szCs w:val="20"/>
        </w:rPr>
        <w:t xml:space="preserve"> 1000.</w:t>
      </w:r>
      <w:r w:rsidR="00921BA1">
        <w:rPr>
          <w:sz w:val="20"/>
          <w:szCs w:val="20"/>
        </w:rPr>
        <w:t xml:space="preserve"> For every realisation, the limit state function is called. The number of realisations for which the limit state function is less than zero is then counted, this can be referred to as </w:t>
      </w:r>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f</m:t>
            </m:r>
          </m:sub>
        </m:sSub>
      </m:oMath>
      <w:r w:rsidR="00921BA1">
        <w:rPr>
          <w:sz w:val="20"/>
          <w:szCs w:val="20"/>
        </w:rPr>
        <w:t xml:space="preserve">. The probability of failure </w:t>
      </w:r>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f</m:t>
            </m:r>
          </m:sub>
        </m:sSub>
      </m:oMath>
      <w:r w:rsidR="00921BA1">
        <w:rPr>
          <w:sz w:val="20"/>
          <w:szCs w:val="20"/>
        </w:rPr>
        <w:t xml:space="preserve">, is then equal to </w:t>
      </w:r>
      <m:oMath>
        <m:f>
          <m:fPr>
            <m:type m:val="lin"/>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f</m:t>
                </m:r>
              </m:sub>
            </m:sSub>
          </m:num>
          <m:den>
            <m:r>
              <w:rPr>
                <w:rFonts w:ascii="Cambria Math" w:hAnsi="Cambria Math"/>
                <w:sz w:val="20"/>
                <w:szCs w:val="20"/>
              </w:rPr>
              <m:t>N</m:t>
            </m:r>
          </m:den>
        </m:f>
      </m:oMath>
      <w:r w:rsidR="00921BA1">
        <w:rPr>
          <w:sz w:val="20"/>
          <w:szCs w:val="20"/>
        </w:rPr>
        <w:t>, finally, the reliability index</w:t>
      </w:r>
      <w:r w:rsidR="00515D07">
        <w:rPr>
          <w:sz w:val="20"/>
          <w:szCs w:val="20"/>
        </w:rPr>
        <w:t xml:space="preserve"> </w:t>
      </w:r>
      <w:r w:rsidR="00921BA1">
        <w:rPr>
          <w:sz w:val="20"/>
          <w:szCs w:val="20"/>
        </w:rPr>
        <w:t>can</w:t>
      </w:r>
      <w:r w:rsidR="00515D07">
        <w:rPr>
          <w:sz w:val="20"/>
          <w:szCs w:val="20"/>
        </w:rPr>
        <w:t xml:space="preserve"> then</w:t>
      </w:r>
      <w:r w:rsidR="00921BA1">
        <w:rPr>
          <w:sz w:val="20"/>
          <w:szCs w:val="20"/>
        </w:rPr>
        <w:t xml:space="preserve"> be found from the value of </w:t>
      </w:r>
      <w:r w:rsidR="00EA581C">
        <w:rPr>
          <w:sz w:val="20"/>
          <w:szCs w:val="20"/>
        </w:rPr>
        <w:t>probability of failure,</w:t>
      </w:r>
      <w:r w:rsidR="00921BA1">
        <w:rPr>
          <w:sz w:val="20"/>
          <w:szCs w:val="20"/>
        </w:rPr>
        <w:t xml:space="preserve"> i.e. </w:t>
      </w:r>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f</m:t>
            </m:r>
          </m:sub>
        </m:sSub>
        <m:r>
          <w:rPr>
            <w:rFonts w:ascii="Cambria Math" w:hAnsi="Cambria Math"/>
            <w:sz w:val="20"/>
            <w:szCs w:val="20"/>
          </w:rPr>
          <m:t>=</m:t>
        </m:r>
        <m:r>
          <m:rPr>
            <m:sty m:val="p"/>
          </m:rPr>
          <w:rPr>
            <w:rFonts w:ascii="Cambria Math" w:hAnsi="Cambria Math"/>
            <w:sz w:val="20"/>
            <w:szCs w:val="20"/>
          </w:rPr>
          <m:t>Φ</m:t>
        </m:r>
        <m:d>
          <m:dPr>
            <m:ctrlPr>
              <w:rPr>
                <w:rFonts w:ascii="Cambria Math" w:hAnsi="Cambria Math"/>
                <w:i/>
                <w:sz w:val="20"/>
                <w:szCs w:val="20"/>
              </w:rPr>
            </m:ctrlPr>
          </m:dPr>
          <m:e>
            <m:r>
              <w:rPr>
                <w:rFonts w:ascii="Cambria Math" w:hAnsi="Cambria Math"/>
                <w:sz w:val="20"/>
                <w:szCs w:val="20"/>
              </w:rPr>
              <m:t>-β</m:t>
            </m:r>
          </m:e>
        </m:d>
      </m:oMath>
      <w:r w:rsidR="00921BA1">
        <w:rPr>
          <w:sz w:val="20"/>
          <w:szCs w:val="20"/>
        </w:rPr>
        <w:t>.</w:t>
      </w:r>
    </w:p>
    <w:p w14:paraId="6BFF732E" w14:textId="41F298E2" w:rsidR="00BA7A2A" w:rsidRDefault="00BA7A2A" w:rsidP="00BC24D1">
      <w:pPr>
        <w:pStyle w:val="ListParagraph"/>
        <w:ind w:left="0" w:firstLine="720"/>
        <w:jc w:val="both"/>
        <w:rPr>
          <w:sz w:val="20"/>
          <w:szCs w:val="20"/>
        </w:rPr>
      </w:pPr>
    </w:p>
    <w:p w14:paraId="12DFE29B" w14:textId="0BD49E22" w:rsidR="00BA7A2A" w:rsidRPr="00BA7A2A" w:rsidRDefault="00BA7A2A" w:rsidP="00BA7A2A">
      <w:pPr>
        <w:pStyle w:val="Heading2"/>
        <w:keepNext w:val="0"/>
        <w:widowControl w:val="0"/>
      </w:pPr>
      <w:r>
        <w:rPr>
          <w:rStyle w:val="text"/>
        </w:rPr>
        <w:t>2.2 Limit state function</w:t>
      </w:r>
    </w:p>
    <w:p w14:paraId="2A7D5131" w14:textId="7B69097F" w:rsidR="00B34D2E" w:rsidRPr="0038415D" w:rsidRDefault="005F26A1" w:rsidP="00BA7A2A">
      <w:pPr>
        <w:pStyle w:val="ListParagraph"/>
        <w:ind w:left="0"/>
        <w:jc w:val="both"/>
        <w:rPr>
          <w:sz w:val="20"/>
          <w:szCs w:val="20"/>
        </w:rPr>
      </w:pPr>
      <w:r>
        <w:rPr>
          <w:sz w:val="20"/>
          <w:szCs w:val="20"/>
        </w:rPr>
        <w:t xml:space="preserve">Consider a mode of beam failure when the moment caused by loads is greater than the moment capacity, let </w:t>
      </w:r>
      <w:r>
        <w:rPr>
          <w:i/>
          <w:sz w:val="20"/>
          <w:szCs w:val="20"/>
        </w:rPr>
        <w:t xml:space="preserve">R </w:t>
      </w:r>
      <w:r>
        <w:rPr>
          <w:sz w:val="20"/>
          <w:szCs w:val="20"/>
        </w:rPr>
        <w:t xml:space="preserve">represent the resistance (moment capacity) and </w:t>
      </w:r>
      <w:r>
        <w:rPr>
          <w:i/>
          <w:sz w:val="20"/>
          <w:szCs w:val="20"/>
        </w:rPr>
        <w:t>Q</w:t>
      </w:r>
      <w:r>
        <w:rPr>
          <w:sz w:val="20"/>
          <w:szCs w:val="20"/>
        </w:rPr>
        <w:t xml:space="preserve"> represent the demand (load). Hence, the limit </w:t>
      </w:r>
      <w:r w:rsidR="005C5F45">
        <w:rPr>
          <w:sz w:val="20"/>
          <w:szCs w:val="20"/>
        </w:rPr>
        <w:t>state</w:t>
      </w:r>
      <w:r>
        <w:rPr>
          <w:sz w:val="20"/>
          <w:szCs w:val="20"/>
        </w:rPr>
        <w:t xml:space="preserve"> function can be defined for this failure mode as per equation </w:t>
      </w:r>
      <w:r w:rsidR="00D81050">
        <w:rPr>
          <w:sz w:val="20"/>
          <w:szCs w:val="20"/>
        </w:rPr>
        <w:t>5</w:t>
      </w:r>
      <w:r w:rsidR="00E3524F">
        <w:rPr>
          <w:sz w:val="20"/>
          <w:szCs w:val="20"/>
        </w:rPr>
        <w:t>.</w:t>
      </w:r>
    </w:p>
    <w:p w14:paraId="24A09414" w14:textId="77777777" w:rsidR="00B34D2E" w:rsidRDefault="00B34D2E" w:rsidP="00B34D2E">
      <w:pPr>
        <w:jc w:val="both"/>
        <w:rPr>
          <w:sz w:val="20"/>
          <w:szCs w:val="20"/>
        </w:rPr>
      </w:pPr>
    </w:p>
    <w:p w14:paraId="3F5D7D7C" w14:textId="7C784D05" w:rsidR="00B34D2E" w:rsidRDefault="00B34D2E" w:rsidP="00B34D2E">
      <w:pPr>
        <w:ind w:firstLine="720"/>
        <w:jc w:val="both"/>
        <w:rPr>
          <w:sz w:val="20"/>
          <w:szCs w:val="20"/>
        </w:rPr>
      </w:pPr>
      <m:oMath>
        <m:r>
          <w:rPr>
            <w:rFonts w:ascii="Cambria Math" w:hAnsi="Cambria Math"/>
            <w:sz w:val="20"/>
          </w:rPr>
          <m:t>g</m:t>
        </m:r>
        <m:d>
          <m:dPr>
            <m:ctrlPr>
              <w:rPr>
                <w:rFonts w:ascii="Cambria Math" w:hAnsi="Cambria Math"/>
                <w:i/>
                <w:sz w:val="20"/>
              </w:rPr>
            </m:ctrlPr>
          </m:dPr>
          <m:e>
            <m:r>
              <w:rPr>
                <w:rFonts w:ascii="Cambria Math" w:hAnsi="Cambria Math"/>
                <w:sz w:val="20"/>
              </w:rPr>
              <m:t>R, Q</m:t>
            </m:r>
          </m:e>
        </m:d>
        <m:r>
          <w:rPr>
            <w:rFonts w:ascii="Cambria Math" w:hAnsi="Cambria Math"/>
            <w:sz w:val="20"/>
          </w:rPr>
          <m:t xml:space="preserve">=R-Q                                     </m:t>
        </m:r>
      </m:oMath>
      <w:r w:rsidRPr="00D81050">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00D81050">
        <w:rPr>
          <w:sz w:val="20"/>
          <w:szCs w:val="20"/>
        </w:rPr>
        <w:t>5</w:t>
      </w:r>
      <w:r>
        <w:rPr>
          <w:sz w:val="20"/>
          <w:szCs w:val="20"/>
        </w:rPr>
        <w:t>.</w:t>
      </w:r>
    </w:p>
    <w:p w14:paraId="00A3DD0F" w14:textId="77777777" w:rsidR="00B34D2E" w:rsidRPr="00C93312" w:rsidRDefault="00B34D2E" w:rsidP="00B34D2E">
      <w:pPr>
        <w:jc w:val="both"/>
        <w:rPr>
          <w:sz w:val="20"/>
          <w:szCs w:val="20"/>
        </w:rPr>
      </w:pPr>
    </w:p>
    <w:p w14:paraId="78658C2D" w14:textId="6272AE7D" w:rsidR="005F26A1" w:rsidRDefault="00196064" w:rsidP="00E3524F">
      <w:pPr>
        <w:pStyle w:val="ListParagraph"/>
        <w:ind w:left="0" w:firstLine="720"/>
        <w:jc w:val="both"/>
        <w:rPr>
          <w:sz w:val="20"/>
        </w:rPr>
      </w:pPr>
      <w:r>
        <w:rPr>
          <w:sz w:val="20"/>
          <w:szCs w:val="20"/>
        </w:rPr>
        <w:t xml:space="preserve">The limit state, </w:t>
      </w:r>
      <w:r w:rsidR="00BE65CB">
        <w:rPr>
          <w:sz w:val="20"/>
          <w:szCs w:val="20"/>
        </w:rPr>
        <w:t>g can be treated as a boundary</w:t>
      </w:r>
      <w:r>
        <w:rPr>
          <w:sz w:val="20"/>
          <w:szCs w:val="20"/>
        </w:rPr>
        <w:t>, if the value of g is less than 0 the structure (beam) is unsafe and if g is greater than 0, the structure is safe</w:t>
      </w:r>
      <w:r w:rsidR="00E3524F">
        <w:rPr>
          <w:sz w:val="20"/>
        </w:rPr>
        <w:t>.</w:t>
      </w:r>
      <w:r w:rsidR="00881156">
        <w:rPr>
          <w:sz w:val="20"/>
        </w:rPr>
        <w:t xml:space="preserve"> </w:t>
      </w:r>
      <w:r w:rsidR="007E3EF4" w:rsidRPr="00E53DAF">
        <w:rPr>
          <w:color w:val="000000" w:themeColor="text1"/>
          <w:sz w:val="20"/>
        </w:rPr>
        <w:t>No</w:t>
      </w:r>
      <w:r w:rsidR="00881156">
        <w:rPr>
          <w:sz w:val="20"/>
        </w:rPr>
        <w:t>,</w:t>
      </w:r>
      <w:r w:rsidR="007E3EF4">
        <w:rPr>
          <w:sz w:val="20"/>
        </w:rPr>
        <w:t xml:space="preserve"> the probability of failure will not change for definition of the limit state function</w:t>
      </w:r>
      <w:r w:rsidR="000F53BF">
        <w:rPr>
          <w:sz w:val="20"/>
        </w:rPr>
        <w:t xml:space="preserve">, the </w:t>
      </w:r>
      <w:r w:rsidR="002C085A">
        <w:rPr>
          <w:sz w:val="20"/>
        </w:rPr>
        <w:t xml:space="preserve">probability of failure is based on the reliability index which after combining the </w:t>
      </w:r>
      <w:r w:rsidR="000F53BF">
        <w:rPr>
          <w:sz w:val="20"/>
        </w:rPr>
        <w:t>random variables of</w:t>
      </w:r>
      <w:r w:rsidR="002C085A">
        <w:rPr>
          <w:sz w:val="20"/>
        </w:rPr>
        <w:t xml:space="preserve"> both</w:t>
      </w:r>
      <w:r w:rsidR="000F53BF">
        <w:rPr>
          <w:sz w:val="20"/>
        </w:rPr>
        <w:t xml:space="preserve"> resistance and demand</w:t>
      </w:r>
      <w:r w:rsidR="002C085A">
        <w:rPr>
          <w:sz w:val="20"/>
        </w:rPr>
        <w:t>, will lead to the same value, regardless of the limit state definition.</w:t>
      </w:r>
    </w:p>
    <w:p w14:paraId="3844903C" w14:textId="395E1102" w:rsidR="00BA7A2A" w:rsidRDefault="00BA7A2A" w:rsidP="00E3524F">
      <w:pPr>
        <w:pStyle w:val="ListParagraph"/>
        <w:ind w:left="0" w:firstLine="720"/>
        <w:jc w:val="both"/>
        <w:rPr>
          <w:sz w:val="20"/>
          <w:szCs w:val="20"/>
        </w:rPr>
      </w:pPr>
    </w:p>
    <w:p w14:paraId="68BF50F1" w14:textId="3D763E5D" w:rsidR="00BA7A2A" w:rsidRDefault="00BA7A2A" w:rsidP="00BA7A2A">
      <w:pPr>
        <w:pStyle w:val="Heading2"/>
        <w:keepNext w:val="0"/>
        <w:widowControl w:val="0"/>
        <w:rPr>
          <w:rStyle w:val="text"/>
        </w:rPr>
      </w:pPr>
      <w:r>
        <w:rPr>
          <w:rStyle w:val="text"/>
        </w:rPr>
        <w:t>2.</w:t>
      </w:r>
      <w:r w:rsidR="005823FB">
        <w:rPr>
          <w:rStyle w:val="text"/>
        </w:rPr>
        <w:t>3</w:t>
      </w:r>
      <w:r>
        <w:rPr>
          <w:rStyle w:val="text"/>
        </w:rPr>
        <w:t xml:space="preserve"> </w:t>
      </w:r>
      <w:r w:rsidR="00943BFC">
        <w:rPr>
          <w:rStyle w:val="text"/>
        </w:rPr>
        <w:t>Levels of reliability</w:t>
      </w:r>
    </w:p>
    <w:p w14:paraId="3CCE44BF" w14:textId="2BECCA30" w:rsidR="001829BB" w:rsidRPr="00D05DEE" w:rsidRDefault="001829BB" w:rsidP="001829BB">
      <w:pPr>
        <w:spacing w:after="120"/>
        <w:jc w:val="both"/>
        <w:rPr>
          <w:sz w:val="20"/>
          <w:szCs w:val="20"/>
        </w:rPr>
      </w:pPr>
      <w:r>
        <w:rPr>
          <w:sz w:val="20"/>
          <w:szCs w:val="20"/>
        </w:rPr>
        <w:t>There are four possible levels of reliability analysis.</w:t>
      </w:r>
    </w:p>
    <w:p w14:paraId="50302A87" w14:textId="70E87B96" w:rsidR="001829BB" w:rsidRPr="00D05DEE" w:rsidRDefault="001829BB" w:rsidP="001829BB">
      <w:pPr>
        <w:pStyle w:val="Heading2"/>
        <w:keepNext w:val="0"/>
        <w:widowControl w:val="0"/>
        <w:numPr>
          <w:ilvl w:val="0"/>
          <w:numId w:val="1"/>
        </w:numPr>
        <w:spacing w:after="0"/>
        <w:ind w:left="714" w:hanging="357"/>
        <w:rPr>
          <w:b w:val="0"/>
          <w:bCs w:val="0"/>
        </w:rPr>
      </w:pPr>
      <w:r>
        <w:rPr>
          <w:b w:val="0"/>
          <w:bCs w:val="0"/>
        </w:rPr>
        <w:t>Level I</w:t>
      </w:r>
      <w:r w:rsidR="001B4B6B">
        <w:rPr>
          <w:b w:val="0"/>
          <w:bCs w:val="0"/>
        </w:rPr>
        <w:t xml:space="preserve">: </w:t>
      </w:r>
      <w:r w:rsidR="00986831">
        <w:rPr>
          <w:b w:val="0"/>
          <w:bCs w:val="0"/>
        </w:rPr>
        <w:t>T</w:t>
      </w:r>
      <w:r w:rsidR="001B4B6B">
        <w:rPr>
          <w:b w:val="0"/>
          <w:bCs w:val="0"/>
        </w:rPr>
        <w:t xml:space="preserve">he uncertainty is modelled by a nominal value </w:t>
      </w:r>
      <w:r w:rsidR="00D60634">
        <w:rPr>
          <w:b w:val="0"/>
          <w:bCs w:val="0"/>
        </w:rPr>
        <w:t>(</w:t>
      </w:r>
      <w:r w:rsidR="001B4B6B">
        <w:rPr>
          <w:b w:val="0"/>
          <w:bCs w:val="0"/>
        </w:rPr>
        <w:t>e.g. code based</w:t>
      </w:r>
      <w:r w:rsidR="00D60634">
        <w:rPr>
          <w:b w:val="0"/>
          <w:bCs w:val="0"/>
        </w:rPr>
        <w:t>)</w:t>
      </w:r>
      <w:r w:rsidR="001B4B6B">
        <w:rPr>
          <w:b w:val="0"/>
          <w:bCs w:val="0"/>
        </w:rPr>
        <w:t>.</w:t>
      </w:r>
    </w:p>
    <w:p w14:paraId="62DC6065" w14:textId="1ECBD439" w:rsidR="001829BB" w:rsidRPr="00D05DEE" w:rsidRDefault="001829BB" w:rsidP="001829BB">
      <w:pPr>
        <w:pStyle w:val="Heading2"/>
        <w:keepNext w:val="0"/>
        <w:widowControl w:val="0"/>
        <w:numPr>
          <w:ilvl w:val="0"/>
          <w:numId w:val="1"/>
        </w:numPr>
        <w:spacing w:after="0"/>
        <w:ind w:left="714" w:hanging="357"/>
        <w:rPr>
          <w:b w:val="0"/>
          <w:bCs w:val="0"/>
        </w:rPr>
      </w:pPr>
      <w:r>
        <w:rPr>
          <w:b w:val="0"/>
          <w:bCs w:val="0"/>
        </w:rPr>
        <w:t>Level II</w:t>
      </w:r>
      <w:r w:rsidR="001B4B6B">
        <w:rPr>
          <w:b w:val="0"/>
          <w:bCs w:val="0"/>
        </w:rPr>
        <w:t xml:space="preserve">: </w:t>
      </w:r>
      <w:r w:rsidR="00986831">
        <w:rPr>
          <w:b w:val="0"/>
          <w:bCs w:val="0"/>
        </w:rPr>
        <w:t>T</w:t>
      </w:r>
      <w:r w:rsidR="001B4B6B">
        <w:rPr>
          <w:b w:val="0"/>
          <w:bCs w:val="0"/>
        </w:rPr>
        <w:t xml:space="preserve">he uncertain parameters are modelled using mean/standard deviation values etc. Variables are assumed to be normal </w:t>
      </w:r>
      <w:r w:rsidR="00D60634">
        <w:rPr>
          <w:b w:val="0"/>
          <w:bCs w:val="0"/>
        </w:rPr>
        <w:t>(</w:t>
      </w:r>
      <w:r w:rsidR="001B4B6B">
        <w:rPr>
          <w:b w:val="0"/>
          <w:bCs w:val="0"/>
        </w:rPr>
        <w:t>e.g. the reliability index</w:t>
      </w:r>
      <w:r w:rsidR="00D60634">
        <w:rPr>
          <w:b w:val="0"/>
          <w:bCs w:val="0"/>
        </w:rPr>
        <w:t>)</w:t>
      </w:r>
      <w:r w:rsidR="001B4B6B">
        <w:rPr>
          <w:b w:val="0"/>
          <w:bCs w:val="0"/>
        </w:rPr>
        <w:t>.</w:t>
      </w:r>
    </w:p>
    <w:p w14:paraId="3B6AFD5A" w14:textId="7EE22C96" w:rsidR="001829BB" w:rsidRPr="00D05DEE" w:rsidRDefault="001829BB" w:rsidP="001829BB">
      <w:pPr>
        <w:pStyle w:val="Heading2"/>
        <w:keepNext w:val="0"/>
        <w:widowControl w:val="0"/>
        <w:numPr>
          <w:ilvl w:val="0"/>
          <w:numId w:val="1"/>
        </w:numPr>
        <w:spacing w:after="0"/>
        <w:ind w:left="714" w:hanging="357"/>
        <w:rPr>
          <w:b w:val="0"/>
          <w:bCs w:val="0"/>
        </w:rPr>
      </w:pPr>
      <w:r>
        <w:rPr>
          <w:b w:val="0"/>
          <w:bCs w:val="0"/>
        </w:rPr>
        <w:t>Level III</w:t>
      </w:r>
      <w:r w:rsidR="001B4B6B">
        <w:rPr>
          <w:b w:val="0"/>
          <w:bCs w:val="0"/>
        </w:rPr>
        <w:t xml:space="preserve">: </w:t>
      </w:r>
      <w:r w:rsidR="00986831">
        <w:rPr>
          <w:b w:val="0"/>
          <w:bCs w:val="0"/>
        </w:rPr>
        <w:t>A</w:t>
      </w:r>
      <w:r w:rsidR="001B4B6B">
        <w:rPr>
          <w:b w:val="0"/>
          <w:bCs w:val="0"/>
        </w:rPr>
        <w:t>n analysis considering the entire joint-distributions is done rather than just the main statistics.</w:t>
      </w:r>
    </w:p>
    <w:p w14:paraId="12862670" w14:textId="5EF9FF8F" w:rsidR="001829BB" w:rsidRDefault="001829BB" w:rsidP="001829BB">
      <w:pPr>
        <w:pStyle w:val="Heading2"/>
        <w:keepNext w:val="0"/>
        <w:widowControl w:val="0"/>
        <w:numPr>
          <w:ilvl w:val="0"/>
          <w:numId w:val="1"/>
        </w:numPr>
        <w:spacing w:after="0"/>
        <w:ind w:left="714" w:hanging="357"/>
        <w:rPr>
          <w:b w:val="0"/>
          <w:bCs w:val="0"/>
        </w:rPr>
      </w:pPr>
      <w:r>
        <w:rPr>
          <w:b w:val="0"/>
          <w:bCs w:val="0"/>
        </w:rPr>
        <w:t>Level IV</w:t>
      </w:r>
      <w:r w:rsidR="00D60634">
        <w:rPr>
          <w:b w:val="0"/>
          <w:bCs w:val="0"/>
        </w:rPr>
        <w:t>: Using a full probabilistic approach, all uncertainties are considered as well as failure consequences (e.g. casualties).</w:t>
      </w:r>
    </w:p>
    <w:p w14:paraId="37CDFBB9" w14:textId="743EBBD3" w:rsidR="005B0E1F" w:rsidRDefault="005B0E1F" w:rsidP="005B0E1F"/>
    <w:p w14:paraId="25B882C4" w14:textId="1FF628DD" w:rsidR="005B0E1F" w:rsidRPr="005B0E1F" w:rsidRDefault="005C6376" w:rsidP="005B0E1F">
      <w:pPr>
        <w:ind w:left="357"/>
        <w:rPr>
          <w:sz w:val="20"/>
        </w:rPr>
      </w:pPr>
      <w:r>
        <w:rPr>
          <w:color w:val="000000" w:themeColor="text1"/>
          <w:sz w:val="20"/>
        </w:rPr>
        <w:t xml:space="preserve">The </w:t>
      </w:r>
      <w:r w:rsidR="003963B0">
        <w:rPr>
          <w:color w:val="000000" w:themeColor="text1"/>
          <w:sz w:val="20"/>
        </w:rPr>
        <w:t xml:space="preserve">current design codes are based on a Level I code philosophy. </w:t>
      </w:r>
      <w:r w:rsidR="005B0E1F" w:rsidRPr="001307BF">
        <w:rPr>
          <w:color w:val="000000" w:themeColor="text1"/>
          <w:sz w:val="20"/>
        </w:rPr>
        <w:t>Practi</w:t>
      </w:r>
      <w:r w:rsidR="001307BF">
        <w:rPr>
          <w:color w:val="000000" w:themeColor="text1"/>
          <w:sz w:val="20"/>
        </w:rPr>
        <w:t>ti</w:t>
      </w:r>
      <w:r w:rsidR="005B0E1F" w:rsidRPr="001307BF">
        <w:rPr>
          <w:color w:val="000000" w:themeColor="text1"/>
          <w:sz w:val="20"/>
        </w:rPr>
        <w:t>oners approach is,</w:t>
      </w:r>
      <w:r w:rsidR="001307BF">
        <w:rPr>
          <w:color w:val="000000" w:themeColor="text1"/>
          <w:sz w:val="20"/>
        </w:rPr>
        <w:t xml:space="preserve"> first the scope is defined e.g. structural type – buildings. Next, a design space that has all the random variables is chosen. The existing design codes are then used to design the element, after which the limit states are defined. Then the statistical properties are determined and a method of reliability analysis is used and a target reliability value is defined, finally the partial safety factors are observed and selected.</w:t>
      </w:r>
    </w:p>
    <w:p w14:paraId="4E80E585" w14:textId="659B79BC" w:rsidR="00BC24D1" w:rsidRDefault="00BC24D1" w:rsidP="00BC24D1">
      <w:pPr>
        <w:pStyle w:val="ListParagraph"/>
        <w:ind w:left="0"/>
        <w:jc w:val="both"/>
        <w:rPr>
          <w:sz w:val="20"/>
          <w:szCs w:val="20"/>
        </w:rPr>
      </w:pPr>
    </w:p>
    <w:p w14:paraId="6735B485" w14:textId="27A7089B" w:rsidR="00943BFC" w:rsidRDefault="00943BFC" w:rsidP="00943BFC">
      <w:pPr>
        <w:pStyle w:val="Heading2"/>
        <w:keepNext w:val="0"/>
        <w:widowControl w:val="0"/>
        <w:rPr>
          <w:rStyle w:val="text"/>
        </w:rPr>
      </w:pPr>
      <w:r>
        <w:rPr>
          <w:rStyle w:val="text"/>
        </w:rPr>
        <w:t>2.</w:t>
      </w:r>
      <w:r w:rsidR="0080331B">
        <w:rPr>
          <w:rStyle w:val="text"/>
        </w:rPr>
        <w:t>4</w:t>
      </w:r>
      <w:r>
        <w:rPr>
          <w:rStyle w:val="text"/>
        </w:rPr>
        <w:t xml:space="preserve"> </w:t>
      </w:r>
      <w:r w:rsidR="00CD4AC3">
        <w:rPr>
          <w:rStyle w:val="text"/>
        </w:rPr>
        <w:t>One-story building</w:t>
      </w:r>
    </w:p>
    <w:p w14:paraId="4E01F614" w14:textId="6AB40C11" w:rsidR="00FD28C7" w:rsidRPr="00925702" w:rsidRDefault="00925702" w:rsidP="00FD28C7">
      <w:pPr>
        <w:rPr>
          <w:sz w:val="20"/>
        </w:rPr>
      </w:pPr>
      <w:r>
        <w:rPr>
          <w:sz w:val="20"/>
        </w:rPr>
        <w:t>T</w:t>
      </w:r>
      <w:r w:rsidR="00FD28C7" w:rsidRPr="00925702">
        <w:rPr>
          <w:sz w:val="20"/>
        </w:rPr>
        <w:t xml:space="preserve">he individual reliability index of for the columns can be found from </w:t>
      </w:r>
      <w:r w:rsidR="00AE2192" w:rsidRPr="00925702">
        <w:rPr>
          <w:sz w:val="20"/>
        </w:rPr>
        <w:t xml:space="preserve">equation </w:t>
      </w:r>
      <w:r w:rsidR="00AA3E97" w:rsidRPr="00925702">
        <w:rPr>
          <w:sz w:val="20"/>
        </w:rPr>
        <w:t>6</w:t>
      </w:r>
      <w:r w:rsidR="00AE2192" w:rsidRPr="00925702">
        <w:rPr>
          <w:sz w:val="20"/>
        </w:rPr>
        <w:t>, below.</w:t>
      </w:r>
      <w:r w:rsidR="00C93D23" w:rsidRPr="00925702">
        <w:rPr>
          <w:sz w:val="20"/>
        </w:rPr>
        <w:t xml:space="preserve"> </w:t>
      </w:r>
    </w:p>
    <w:p w14:paraId="6E698AB7" w14:textId="77777777" w:rsidR="00C93D23" w:rsidRDefault="00C93D23" w:rsidP="00C93D23">
      <w:pPr>
        <w:jc w:val="both"/>
        <w:rPr>
          <w:sz w:val="20"/>
          <w:szCs w:val="20"/>
        </w:rPr>
      </w:pPr>
    </w:p>
    <w:p w14:paraId="61FB87DC" w14:textId="490E179E" w:rsidR="00C93D23" w:rsidRDefault="00B33A52" w:rsidP="00C93D23">
      <w:pPr>
        <w:ind w:firstLine="720"/>
        <w:jc w:val="both"/>
        <w:rPr>
          <w:sz w:val="20"/>
          <w:szCs w:val="20"/>
        </w:rPr>
      </w:pPr>
      <m:oMath>
        <m:r>
          <w:rPr>
            <w:rFonts w:ascii="Cambria Math" w:hAnsi="Cambria Math"/>
            <w:sz w:val="20"/>
          </w:rPr>
          <m:t>β=</m:t>
        </m:r>
        <m:f>
          <m:fPr>
            <m:ctrlPr>
              <w:ins w:id="2" w:author="Flavia De Luca" w:date="2020-08-07T11:34:00Z">
                <w:rPr>
                  <w:rFonts w:ascii="Cambria Math" w:hAnsi="Cambria Math"/>
                  <w:i/>
                  <w:sz w:val="20"/>
                </w:rPr>
              </w:ins>
            </m:ctrlPr>
          </m:fPr>
          <m:num>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μ</m:t>
                </m:r>
              </m:e>
              <m:sub>
                <m:r>
                  <w:rPr>
                    <w:rFonts w:ascii="Cambria Math" w:hAnsi="Cambria Math"/>
                    <w:sz w:val="20"/>
                  </w:rPr>
                  <m:t>Z</m:t>
                </m:r>
              </m:sub>
            </m:sSub>
          </m:num>
          <m:den>
            <m:sSub>
              <m:sSubPr>
                <m:ctrlPr>
                  <w:rPr>
                    <w:rFonts w:ascii="Cambria Math" w:hAnsi="Cambria Math"/>
                    <w:i/>
                    <w:sz w:val="20"/>
                  </w:rPr>
                </m:ctrlPr>
              </m:sSubPr>
              <m:e>
                <m:r>
                  <w:rPr>
                    <w:rFonts w:ascii="Cambria Math" w:hAnsi="Cambria Math"/>
                    <w:sz w:val="20"/>
                  </w:rPr>
                  <m:t>σ</m:t>
                </m:r>
              </m:e>
              <m:sub>
                <m:r>
                  <w:rPr>
                    <w:rFonts w:ascii="Cambria Math" w:hAnsi="Cambria Math"/>
                    <w:sz w:val="20"/>
                  </w:rPr>
                  <m:t>Z</m:t>
                </m:r>
              </m:sub>
            </m:sSub>
          </m:den>
        </m:f>
        <m:r>
          <w:rPr>
            <w:rFonts w:ascii="Cambria Math" w:hAnsi="Cambria Math"/>
            <w:sz w:val="20"/>
          </w:rPr>
          <m:t>=</m:t>
        </m:r>
        <m:f>
          <m:fPr>
            <m:ctrlPr>
              <w:rPr>
                <w:rFonts w:ascii="Cambria Math" w:hAnsi="Cambria Math"/>
                <w:i/>
                <w:sz w:val="20"/>
              </w:rPr>
            </m:ctrlPr>
          </m:fPr>
          <m:num>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μ</m:t>
                    </m:r>
                  </m:e>
                  <m:sub>
                    <m:sSub>
                      <m:sSubPr>
                        <m:ctrlPr>
                          <w:rPr>
                            <w:rFonts w:ascii="Cambria Math" w:hAnsi="Cambria Math"/>
                            <w:i/>
                            <w:sz w:val="20"/>
                          </w:rPr>
                        </m:ctrlPr>
                      </m:sSubPr>
                      <m:e>
                        <m:r>
                          <w:rPr>
                            <w:rFonts w:ascii="Cambria Math" w:hAnsi="Cambria Math"/>
                            <w:sz w:val="20"/>
                          </w:rPr>
                          <m:t>M</m:t>
                        </m:r>
                      </m:e>
                      <m:sub>
                        <m:r>
                          <w:rPr>
                            <w:rFonts w:ascii="Cambria Math" w:hAnsi="Cambria Math"/>
                            <w:sz w:val="20"/>
                          </w:rPr>
                          <m:t>U</m:t>
                        </m:r>
                      </m:sub>
                    </m:sSub>
                  </m:sub>
                </m:sSub>
                <m:r>
                  <w:rPr>
                    <w:rFonts w:ascii="Cambria Math" w:hAnsi="Cambria Math"/>
                    <w:sz w:val="20"/>
                  </w:rPr>
                  <m:t>-</m:t>
                </m:r>
                <m:sSub>
                  <m:sSubPr>
                    <m:ctrlPr>
                      <w:rPr>
                        <w:rFonts w:ascii="Cambria Math" w:hAnsi="Cambria Math"/>
                        <w:i/>
                        <w:sz w:val="20"/>
                      </w:rPr>
                    </m:ctrlPr>
                  </m:sSubPr>
                  <m:e>
                    <m:r>
                      <w:rPr>
                        <w:rFonts w:ascii="Cambria Math" w:hAnsi="Cambria Math"/>
                        <w:sz w:val="20"/>
                      </w:rPr>
                      <m:t>μ</m:t>
                    </m:r>
                  </m:e>
                  <m:sub>
                    <m:r>
                      <w:rPr>
                        <w:rFonts w:ascii="Cambria Math" w:hAnsi="Cambria Math"/>
                        <w:sz w:val="20"/>
                      </w:rPr>
                      <m:t>M</m:t>
                    </m:r>
                  </m:sub>
                </m:sSub>
              </m:e>
            </m:d>
          </m:num>
          <m:den>
            <m:rad>
              <m:radPr>
                <m:degHide m:val="1"/>
                <m:ctrlPr>
                  <w:rPr>
                    <w:rFonts w:ascii="Cambria Math" w:hAnsi="Cambria Math"/>
                    <w:i/>
                    <w:sz w:val="20"/>
                  </w:rPr>
                </m:ctrlPr>
              </m:radPr>
              <m:deg/>
              <m:e>
                <m:sSup>
                  <m:sSupPr>
                    <m:ctrlPr>
                      <w:rPr>
                        <w:rFonts w:ascii="Cambria Math" w:hAnsi="Cambria Math"/>
                        <w:i/>
                        <w:sz w:val="20"/>
                      </w:rPr>
                    </m:ctrlPr>
                  </m:sSupPr>
                  <m:e>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σ</m:t>
                            </m:r>
                          </m:e>
                          <m:sub>
                            <m:sSub>
                              <m:sSubPr>
                                <m:ctrlPr>
                                  <w:rPr>
                                    <w:rFonts w:ascii="Cambria Math" w:hAnsi="Cambria Math"/>
                                    <w:i/>
                                    <w:sz w:val="20"/>
                                  </w:rPr>
                                </m:ctrlPr>
                              </m:sSubPr>
                              <m:e>
                                <m:r>
                                  <w:rPr>
                                    <w:rFonts w:ascii="Cambria Math" w:hAnsi="Cambria Math"/>
                                    <w:sz w:val="20"/>
                                  </w:rPr>
                                  <m:t>M</m:t>
                                </m:r>
                              </m:e>
                              <m:sub>
                                <m:r>
                                  <w:rPr>
                                    <w:rFonts w:ascii="Cambria Math" w:hAnsi="Cambria Math"/>
                                    <w:sz w:val="20"/>
                                  </w:rPr>
                                  <m:t>U</m:t>
                                </m:r>
                              </m:sub>
                            </m:sSub>
                          </m:sub>
                        </m:sSub>
                      </m:e>
                    </m:d>
                  </m:e>
                  <m:sup>
                    <m:r>
                      <w:rPr>
                        <w:rFonts w:ascii="Cambria Math" w:hAnsi="Cambria Math"/>
                        <w:sz w:val="20"/>
                      </w:rPr>
                      <m:t>2</m:t>
                    </m:r>
                  </m:sup>
                </m:sSup>
                <m:r>
                  <w:rPr>
                    <w:rFonts w:ascii="Cambria Math" w:hAnsi="Cambria Math"/>
                    <w:sz w:val="20"/>
                  </w:rPr>
                  <m:t>+</m:t>
                </m:r>
                <m:sSup>
                  <m:sSupPr>
                    <m:ctrlPr>
                      <w:rPr>
                        <w:rFonts w:ascii="Cambria Math" w:hAnsi="Cambria Math"/>
                        <w:i/>
                        <w:sz w:val="20"/>
                      </w:rPr>
                    </m:ctrlPr>
                  </m:sSupPr>
                  <m:e>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σ</m:t>
                            </m:r>
                          </m:e>
                          <m:sub>
                            <m:r>
                              <w:rPr>
                                <w:rFonts w:ascii="Cambria Math" w:hAnsi="Cambria Math"/>
                                <w:sz w:val="20"/>
                              </w:rPr>
                              <m:t>M</m:t>
                            </m:r>
                          </m:sub>
                        </m:sSub>
                      </m:e>
                    </m:d>
                  </m:e>
                  <m:sup>
                    <m:r>
                      <w:rPr>
                        <w:rFonts w:ascii="Cambria Math" w:hAnsi="Cambria Math"/>
                        <w:sz w:val="20"/>
                      </w:rPr>
                      <m:t>2</m:t>
                    </m:r>
                  </m:sup>
                </m:sSup>
              </m:e>
            </m:rad>
          </m:den>
        </m:f>
        <m:r>
          <w:rPr>
            <w:rFonts w:ascii="Cambria Math" w:hAnsi="Cambria Math"/>
            <w:sz w:val="20"/>
          </w:rPr>
          <m:t xml:space="preserve">                                              </m:t>
        </m:r>
      </m:oMath>
      <w:r w:rsidR="00C93D23">
        <w:rPr>
          <w:sz w:val="20"/>
          <w:szCs w:val="20"/>
        </w:rPr>
        <w:t xml:space="preserve"> </w:t>
      </w:r>
      <w:r w:rsidR="00C93D23">
        <w:rPr>
          <w:sz w:val="20"/>
          <w:szCs w:val="20"/>
        </w:rPr>
        <w:tab/>
      </w:r>
      <w:r w:rsidR="00C93D23">
        <w:rPr>
          <w:sz w:val="20"/>
          <w:szCs w:val="20"/>
        </w:rPr>
        <w:tab/>
      </w:r>
      <w:r w:rsidR="00C93D23">
        <w:rPr>
          <w:sz w:val="20"/>
          <w:szCs w:val="20"/>
        </w:rPr>
        <w:tab/>
      </w:r>
      <w:r w:rsidR="00C93D23">
        <w:rPr>
          <w:sz w:val="20"/>
          <w:szCs w:val="20"/>
        </w:rPr>
        <w:tab/>
      </w:r>
      <w:r w:rsidR="00C93D23">
        <w:rPr>
          <w:sz w:val="20"/>
          <w:szCs w:val="20"/>
        </w:rPr>
        <w:tab/>
      </w:r>
      <w:r w:rsidR="00C93D23">
        <w:rPr>
          <w:sz w:val="20"/>
          <w:szCs w:val="20"/>
        </w:rPr>
        <w:tab/>
      </w:r>
      <w:r w:rsidR="00AA3E97">
        <w:rPr>
          <w:sz w:val="20"/>
          <w:szCs w:val="20"/>
        </w:rPr>
        <w:t>6</w:t>
      </w:r>
      <w:r w:rsidR="00C93D23">
        <w:rPr>
          <w:sz w:val="20"/>
          <w:szCs w:val="20"/>
        </w:rPr>
        <w:t>.</w:t>
      </w:r>
    </w:p>
    <w:p w14:paraId="0997DF2A" w14:textId="77777777" w:rsidR="00C93D23" w:rsidRPr="00C93312" w:rsidRDefault="00C93D23" w:rsidP="00C93D23">
      <w:pPr>
        <w:jc w:val="both"/>
        <w:rPr>
          <w:sz w:val="20"/>
          <w:szCs w:val="20"/>
        </w:rPr>
      </w:pPr>
    </w:p>
    <w:p w14:paraId="01DFD3DD" w14:textId="1463AFD2" w:rsidR="00C93D23" w:rsidRDefault="00C93D23" w:rsidP="00F35E7F">
      <w:pPr>
        <w:rPr>
          <w:sz w:val="20"/>
        </w:rPr>
      </w:pPr>
      <w:r>
        <w:rPr>
          <w:sz w:val="20"/>
          <w:szCs w:val="20"/>
        </w:rPr>
        <w:t>w</w:t>
      </w:r>
      <w:r w:rsidRPr="00C93312">
        <w:rPr>
          <w:sz w:val="20"/>
          <w:szCs w:val="20"/>
        </w:rPr>
        <w:t>here</w:t>
      </w:r>
      <w:r>
        <w:rPr>
          <w:sz w:val="20"/>
          <w:szCs w:val="20"/>
        </w:rPr>
        <w:t>,</w:t>
      </w:r>
      <w:r w:rsidRPr="00C93312">
        <w:rPr>
          <w:sz w:val="20"/>
          <w:szCs w:val="20"/>
        </w:rPr>
        <w:t xml:space="preserve"> </w:t>
      </w:r>
      <m:oMath>
        <m:sSub>
          <m:sSubPr>
            <m:ctrlPr>
              <w:rPr>
                <w:rFonts w:ascii="Cambria Math" w:hAnsi="Cambria Math"/>
                <w:i/>
                <w:sz w:val="20"/>
              </w:rPr>
            </m:ctrlPr>
          </m:sSubPr>
          <m:e>
            <m:r>
              <w:rPr>
                <w:rFonts w:ascii="Cambria Math" w:hAnsi="Cambria Math"/>
                <w:sz w:val="20"/>
              </w:rPr>
              <m:t>μ</m:t>
            </m:r>
          </m:e>
          <m:sub>
            <m:r>
              <w:rPr>
                <w:rFonts w:ascii="Cambria Math" w:hAnsi="Cambria Math"/>
                <w:sz w:val="20"/>
              </w:rPr>
              <m:t>z</m:t>
            </m:r>
          </m:sub>
        </m:sSub>
      </m:oMath>
      <w:r>
        <w:rPr>
          <w:sz w:val="20"/>
        </w:rPr>
        <w:t xml:space="preserve"> </w:t>
      </w:r>
      <w:r w:rsidR="00C71ACE">
        <w:rPr>
          <w:sz w:val="20"/>
        </w:rPr>
        <w:t xml:space="preserve">and </w:t>
      </w:r>
      <m:oMath>
        <m:sSub>
          <m:sSubPr>
            <m:ctrlPr>
              <w:rPr>
                <w:rFonts w:ascii="Cambria Math" w:hAnsi="Cambria Math"/>
                <w:i/>
                <w:sz w:val="20"/>
              </w:rPr>
            </m:ctrlPr>
          </m:sSubPr>
          <m:e>
            <m:r>
              <w:rPr>
                <w:rFonts w:ascii="Cambria Math" w:hAnsi="Cambria Math"/>
                <w:sz w:val="20"/>
              </w:rPr>
              <m:t>σ</m:t>
            </m:r>
          </m:e>
          <m:sub>
            <m:r>
              <w:rPr>
                <w:rFonts w:ascii="Cambria Math" w:hAnsi="Cambria Math"/>
                <w:sz w:val="20"/>
              </w:rPr>
              <m:t>z</m:t>
            </m:r>
          </m:sub>
        </m:sSub>
      </m:oMath>
      <w:r w:rsidR="00C71ACE">
        <w:rPr>
          <w:sz w:val="20"/>
        </w:rPr>
        <w:t xml:space="preserve"> </w:t>
      </w:r>
      <w:r w:rsidR="006B2D8F">
        <w:rPr>
          <w:sz w:val="20"/>
        </w:rPr>
        <w:t>is</w:t>
      </w:r>
      <w:r>
        <w:rPr>
          <w:sz w:val="20"/>
        </w:rPr>
        <w:t xml:space="preserve"> the mean and</w:t>
      </w:r>
      <w:r w:rsidR="006B2D8F">
        <w:rPr>
          <w:sz w:val="20"/>
        </w:rPr>
        <w:t xml:space="preserve"> standard deviation</w:t>
      </w:r>
      <w:r>
        <w:rPr>
          <w:sz w:val="20"/>
        </w:rPr>
        <w:t xml:space="preserve"> value</w:t>
      </w:r>
      <w:r w:rsidR="006B2D8F">
        <w:rPr>
          <w:sz w:val="20"/>
        </w:rPr>
        <w:t xml:space="preserve"> of the </w:t>
      </w:r>
      <w:r w:rsidR="00925702">
        <w:rPr>
          <w:sz w:val="20"/>
        </w:rPr>
        <w:t>safety margin.</w:t>
      </w:r>
      <w:r w:rsidR="00837453">
        <w:rPr>
          <w:sz w:val="20"/>
        </w:rPr>
        <w:t xml:space="preserve"> The values of</w:t>
      </w:r>
      <w:r w:rsidR="00F35E7F">
        <w:rPr>
          <w:sz w:val="20"/>
        </w:rPr>
        <w:t xml:space="preserve"> </w:t>
      </w:r>
      <m:oMath>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μ</m:t>
                </m:r>
              </m:e>
              <m:sub>
                <m:r>
                  <w:rPr>
                    <w:rFonts w:ascii="Cambria Math" w:hAnsi="Cambria Math"/>
                    <w:sz w:val="20"/>
                  </w:rPr>
                  <m:t>M</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σ</m:t>
                </m:r>
              </m:e>
              <m:sub>
                <m:r>
                  <w:rPr>
                    <w:rFonts w:ascii="Cambria Math" w:hAnsi="Cambria Math"/>
                    <w:sz w:val="20"/>
                  </w:rPr>
                  <m:t>M</m:t>
                </m:r>
              </m:sub>
            </m:sSub>
          </m:e>
        </m:d>
      </m:oMath>
      <w:r w:rsidR="008B713B">
        <w:rPr>
          <w:sz w:val="20"/>
        </w:rPr>
        <w:t xml:space="preserve"> </w:t>
      </w:r>
      <w:r w:rsidR="00F35E7F">
        <w:rPr>
          <w:sz w:val="20"/>
        </w:rPr>
        <w:t xml:space="preserve">and </w:t>
      </w:r>
      <m:oMath>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μ</m:t>
                </m:r>
              </m:e>
              <m:sub>
                <m:sSub>
                  <m:sSubPr>
                    <m:ctrlPr>
                      <w:rPr>
                        <w:rFonts w:ascii="Cambria Math" w:hAnsi="Cambria Math"/>
                        <w:i/>
                        <w:sz w:val="20"/>
                      </w:rPr>
                    </m:ctrlPr>
                  </m:sSubPr>
                  <m:e>
                    <m:r>
                      <w:rPr>
                        <w:rFonts w:ascii="Cambria Math" w:hAnsi="Cambria Math"/>
                        <w:sz w:val="20"/>
                      </w:rPr>
                      <m:t>M</m:t>
                    </m:r>
                  </m:e>
                  <m:sub>
                    <m:r>
                      <w:rPr>
                        <w:rFonts w:ascii="Cambria Math" w:hAnsi="Cambria Math"/>
                        <w:sz w:val="20"/>
                      </w:rPr>
                      <m:t>U</m:t>
                    </m:r>
                  </m:sub>
                </m:sSub>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σ</m:t>
                </m:r>
              </m:e>
              <m:sub>
                <m:sSub>
                  <m:sSubPr>
                    <m:ctrlPr>
                      <w:rPr>
                        <w:rFonts w:ascii="Cambria Math" w:hAnsi="Cambria Math"/>
                        <w:i/>
                        <w:sz w:val="20"/>
                      </w:rPr>
                    </m:ctrlPr>
                  </m:sSubPr>
                  <m:e>
                    <m:r>
                      <w:rPr>
                        <w:rFonts w:ascii="Cambria Math" w:hAnsi="Cambria Math"/>
                        <w:sz w:val="20"/>
                      </w:rPr>
                      <m:t>M</m:t>
                    </m:r>
                  </m:e>
                  <m:sub>
                    <m:r>
                      <w:rPr>
                        <w:rFonts w:ascii="Cambria Math" w:hAnsi="Cambria Math"/>
                        <w:sz w:val="20"/>
                      </w:rPr>
                      <m:t>U</m:t>
                    </m:r>
                  </m:sub>
                </m:sSub>
              </m:sub>
            </m:sSub>
          </m:e>
        </m:d>
      </m:oMath>
      <w:r w:rsidR="00F35E7F">
        <w:rPr>
          <w:sz w:val="20"/>
        </w:rPr>
        <w:t xml:space="preserve"> </w:t>
      </w:r>
      <w:r w:rsidR="008B713B">
        <w:rPr>
          <w:sz w:val="20"/>
        </w:rPr>
        <w:t>are the</w:t>
      </w:r>
      <w:r w:rsidR="00837453">
        <w:rPr>
          <w:sz w:val="20"/>
        </w:rPr>
        <w:t xml:space="preserve"> </w:t>
      </w:r>
      <w:r w:rsidR="00F35E7F">
        <w:rPr>
          <w:sz w:val="20"/>
        </w:rPr>
        <w:t xml:space="preserve">(mean, </w:t>
      </w:r>
      <w:r w:rsidR="008B713B" w:rsidRPr="00925702">
        <w:rPr>
          <w:sz w:val="20"/>
        </w:rPr>
        <w:t>standard deviation</w:t>
      </w:r>
      <w:r w:rsidR="00F35E7F">
        <w:rPr>
          <w:sz w:val="20"/>
        </w:rPr>
        <w:t>)</w:t>
      </w:r>
      <w:r w:rsidR="008B713B" w:rsidRPr="00925702">
        <w:rPr>
          <w:sz w:val="20"/>
        </w:rPr>
        <w:t xml:space="preserve"> of the bending moment and the bending moment </w:t>
      </w:r>
      <w:r w:rsidR="00F35E7F" w:rsidRPr="00925702">
        <w:rPr>
          <w:sz w:val="20"/>
        </w:rPr>
        <w:t xml:space="preserve">capacity </w:t>
      </w:r>
      <w:r w:rsidR="00F35E7F">
        <w:rPr>
          <w:sz w:val="20"/>
        </w:rPr>
        <w:t>respectively</w:t>
      </w:r>
      <w:r w:rsidR="008B713B">
        <w:rPr>
          <w:sz w:val="20"/>
        </w:rPr>
        <w:t>. T</w:t>
      </w:r>
      <w:r w:rsidR="006B2D8F">
        <w:rPr>
          <w:sz w:val="20"/>
        </w:rPr>
        <w:t>hese were found by subbing in the given the given mean and standard deviation of the random variable</w:t>
      </w:r>
      <w:r w:rsidR="0007435C">
        <w:rPr>
          <w:sz w:val="20"/>
        </w:rPr>
        <w:t xml:space="preserve"> </w:t>
      </w:r>
      <w:r w:rsidR="0007435C" w:rsidRPr="00C71ACE">
        <w:rPr>
          <w:i/>
          <w:sz w:val="20"/>
        </w:rPr>
        <w:t>B</w:t>
      </w:r>
      <w:r w:rsidR="0007435C">
        <w:rPr>
          <w:sz w:val="20"/>
        </w:rPr>
        <w:t xml:space="preserve">, into the </w:t>
      </w:r>
      <w:r w:rsidR="00C71ACE">
        <w:rPr>
          <w:sz w:val="20"/>
        </w:rPr>
        <w:t>given</w:t>
      </w:r>
      <w:r w:rsidR="0007435C">
        <w:rPr>
          <w:sz w:val="20"/>
        </w:rPr>
        <w:t xml:space="preserve"> equation (e.g. for column 1 </w:t>
      </w:r>
      <m:oMath>
        <m:sSub>
          <m:sSubPr>
            <m:ctrlPr>
              <w:rPr>
                <w:rFonts w:ascii="Cambria Math" w:hAnsi="Cambria Math"/>
                <w:i/>
                <w:sz w:val="20"/>
              </w:rPr>
            </m:ctrlPr>
          </m:sSubPr>
          <m:e>
            <m:r>
              <w:rPr>
                <w:rFonts w:ascii="Cambria Math" w:hAnsi="Cambria Math"/>
                <w:sz w:val="20"/>
              </w:rPr>
              <m:t>μ</m:t>
            </m:r>
          </m:e>
          <m:sub>
            <m:sSub>
              <m:sSubPr>
                <m:ctrlPr>
                  <w:rPr>
                    <w:rFonts w:ascii="Cambria Math" w:hAnsi="Cambria Math"/>
                    <w:i/>
                    <w:sz w:val="20"/>
                  </w:rPr>
                </m:ctrlPr>
              </m:sSubPr>
              <m:e>
                <m:r>
                  <w:rPr>
                    <w:rFonts w:ascii="Cambria Math" w:hAnsi="Cambria Math"/>
                    <w:sz w:val="20"/>
                  </w:rPr>
                  <m:t>M</m:t>
                </m:r>
              </m:e>
              <m:sub>
                <m:r>
                  <w:rPr>
                    <w:rFonts w:ascii="Cambria Math" w:hAnsi="Cambria Math"/>
                    <w:sz w:val="20"/>
                  </w:rPr>
                  <m:t>U,1</m:t>
                </m:r>
              </m:sub>
            </m:sSub>
          </m:sub>
        </m:sSub>
        <m:r>
          <w:rPr>
            <w:rFonts w:ascii="Cambria Math" w:hAnsi="Cambria Math"/>
            <w:sz w:val="20"/>
          </w:rPr>
          <m:t>=0.5∙</m:t>
        </m:r>
        <m:sSub>
          <m:sSubPr>
            <m:ctrlPr>
              <w:rPr>
                <w:rFonts w:ascii="Cambria Math" w:hAnsi="Cambria Math"/>
                <w:i/>
                <w:sz w:val="20"/>
              </w:rPr>
            </m:ctrlPr>
          </m:sSubPr>
          <m:e>
            <m:r>
              <w:rPr>
                <w:rFonts w:ascii="Cambria Math" w:hAnsi="Cambria Math"/>
                <w:sz w:val="20"/>
              </w:rPr>
              <m:t>μ</m:t>
            </m:r>
          </m:e>
          <m:sub>
            <m:r>
              <w:rPr>
                <w:rFonts w:ascii="Cambria Math" w:hAnsi="Cambria Math"/>
                <w:sz w:val="20"/>
              </w:rPr>
              <m:t>B</m:t>
            </m:r>
          </m:sub>
        </m:sSub>
      </m:oMath>
      <w:r w:rsidR="00FE5D47">
        <w:rPr>
          <w:sz w:val="20"/>
        </w:rPr>
        <w:t>)</w:t>
      </w:r>
      <w:r w:rsidR="0007435C">
        <w:rPr>
          <w:sz w:val="20"/>
        </w:rPr>
        <w:t>.</w:t>
      </w:r>
      <w:r>
        <w:rPr>
          <w:sz w:val="20"/>
        </w:rPr>
        <w:t xml:space="preserve"> </w:t>
      </w:r>
      <w:r w:rsidR="00C71ACE">
        <w:rPr>
          <w:sz w:val="20"/>
        </w:rPr>
        <w:t xml:space="preserve">Similarly, </w:t>
      </w:r>
      <w:r w:rsidR="003B4FE5">
        <w:rPr>
          <w:sz w:val="20"/>
        </w:rPr>
        <w:t>the bending moment values</w:t>
      </w:r>
      <w:r w:rsidR="00C71ACE">
        <w:rPr>
          <w:sz w:val="20"/>
        </w:rPr>
        <w:t xml:space="preserve">, </w:t>
      </w:r>
      <w:r w:rsidR="00C14476">
        <w:rPr>
          <w:sz w:val="20"/>
        </w:rPr>
        <w:t xml:space="preserve">were </w:t>
      </w:r>
      <w:r w:rsidR="00C71ACE">
        <w:rPr>
          <w:sz w:val="20"/>
        </w:rPr>
        <w:t xml:space="preserve">found by subbing in the mean value of the force </w:t>
      </w:r>
      <w:r w:rsidR="00C71ACE" w:rsidRPr="00C71ACE">
        <w:rPr>
          <w:i/>
          <w:sz w:val="20"/>
        </w:rPr>
        <w:t>F</w:t>
      </w:r>
      <w:r w:rsidR="00C71ACE">
        <w:rPr>
          <w:sz w:val="20"/>
        </w:rPr>
        <w:t xml:space="preserve"> given previously into the available equations.</w:t>
      </w:r>
      <w:r w:rsidR="00B33A52">
        <w:rPr>
          <w:sz w:val="20"/>
        </w:rPr>
        <w:t xml:space="preserve"> Repeating this process for all three columns gives a reliability index of </w:t>
      </w:r>
      <m:oMath>
        <m:r>
          <w:rPr>
            <w:rFonts w:ascii="Cambria Math" w:hAnsi="Cambria Math"/>
            <w:sz w:val="20"/>
          </w:rPr>
          <m:t>4.98, 2.59</m:t>
        </m:r>
      </m:oMath>
      <w:r w:rsidR="009334C3">
        <w:rPr>
          <w:sz w:val="20"/>
        </w:rPr>
        <w:t xml:space="preserve"> and </w:t>
      </w:r>
      <m:oMath>
        <m:r>
          <w:rPr>
            <w:rFonts w:ascii="Cambria Math" w:hAnsi="Cambria Math"/>
            <w:sz w:val="20"/>
          </w:rPr>
          <m:t>3.61</m:t>
        </m:r>
      </m:oMath>
      <w:r w:rsidR="009334C3">
        <w:rPr>
          <w:sz w:val="20"/>
        </w:rPr>
        <w:t xml:space="preserve"> </w:t>
      </w:r>
      <w:r w:rsidR="00A3040B">
        <w:rPr>
          <w:sz w:val="20"/>
        </w:rPr>
        <w:t>for columns 1, 2 and 3 respectively.</w:t>
      </w:r>
    </w:p>
    <w:p w14:paraId="42BFC45A" w14:textId="154CDE8B" w:rsidR="00776F78" w:rsidRDefault="00776F78" w:rsidP="00C93D23">
      <w:pPr>
        <w:rPr>
          <w:sz w:val="21"/>
        </w:rPr>
      </w:pPr>
      <w:r>
        <w:rPr>
          <w:sz w:val="21"/>
        </w:rPr>
        <w:tab/>
      </w:r>
      <w:r w:rsidRPr="00873C49">
        <w:rPr>
          <w:sz w:val="20"/>
        </w:rPr>
        <w:t>The individual probability of failure</w:t>
      </w:r>
      <w:r w:rsidR="00915DC1" w:rsidRPr="00873C49">
        <w:rPr>
          <w:sz w:val="20"/>
        </w:rPr>
        <w:t xml:space="preserve"> of each column</w:t>
      </w:r>
      <w:r w:rsidRPr="00873C49">
        <w:rPr>
          <w:sz w:val="20"/>
        </w:rPr>
        <w:t xml:space="preserve"> is first found as</w:t>
      </w:r>
      <w:r>
        <w:rPr>
          <w:sz w:val="21"/>
        </w:rPr>
        <w:t xml:space="preserve"> </w:t>
      </w:r>
      <m:oMath>
        <m:sSub>
          <m:sSubPr>
            <m:ctrlPr>
              <w:rPr>
                <w:rFonts w:ascii="Cambria Math" w:hAnsi="Cambria Math"/>
                <w:i/>
                <w:sz w:val="20"/>
                <w:szCs w:val="20"/>
                <w:lang w:val="en-GB"/>
              </w:rPr>
            </m:ctrlPr>
          </m:sSubPr>
          <m:e>
            <m:r>
              <w:rPr>
                <w:rFonts w:ascii="Cambria Math" w:hAnsi="Cambria Math"/>
                <w:sz w:val="20"/>
                <w:szCs w:val="20"/>
              </w:rPr>
              <m:t>P</m:t>
            </m:r>
          </m:e>
          <m:sub>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m:t>
                </m:r>
              </m:sub>
            </m:sSub>
          </m:sub>
        </m:sSub>
        <m:r>
          <w:rPr>
            <w:rFonts w:ascii="Cambria Math" w:hAnsi="Cambria Math"/>
            <w:sz w:val="20"/>
            <w:szCs w:val="20"/>
          </w:rPr>
          <m:t>=</m:t>
        </m:r>
        <m:r>
          <m:rPr>
            <m:sty m:val="p"/>
          </m:rPr>
          <w:rPr>
            <w:rFonts w:ascii="Cambria Math" w:hAnsi="Cambria Math"/>
            <w:sz w:val="20"/>
            <w:szCs w:val="20"/>
          </w:rPr>
          <m:t>Φ</m:t>
        </m:r>
        <m:d>
          <m:dPr>
            <m:ctrlPr>
              <w:rPr>
                <w:rFonts w:ascii="Cambria Math" w:hAnsi="Cambria Math"/>
                <w:i/>
                <w:sz w:val="20"/>
                <w:szCs w:val="20"/>
                <w:lang w:val="en-GB"/>
              </w:rPr>
            </m:ctrlPr>
          </m:dPr>
          <m:e>
            <m:r>
              <w:rPr>
                <w:rFonts w:ascii="Cambria Math" w:hAnsi="Cambria Math"/>
                <w:sz w:val="20"/>
                <w:szCs w:val="20"/>
              </w:rPr>
              <m:t>-β</m:t>
            </m:r>
          </m:e>
        </m:d>
      </m:oMath>
      <w:r w:rsidR="009348DF">
        <w:rPr>
          <w:sz w:val="20"/>
          <w:szCs w:val="20"/>
          <w:lang w:val="en-GB"/>
        </w:rPr>
        <w:t xml:space="preserve">, giving values of </w:t>
      </w:r>
      <m:oMath>
        <m:r>
          <w:rPr>
            <w:rFonts w:ascii="Cambria Math" w:hAnsi="Cambria Math"/>
            <w:sz w:val="20"/>
            <w:szCs w:val="20"/>
            <w:lang w:val="en-GB"/>
          </w:rPr>
          <m:t>3.12∙</m:t>
        </m:r>
        <m:sSup>
          <m:sSupPr>
            <m:ctrlPr>
              <w:rPr>
                <w:rFonts w:ascii="Cambria Math" w:hAnsi="Cambria Math"/>
                <w:i/>
                <w:sz w:val="20"/>
                <w:szCs w:val="20"/>
                <w:lang w:val="en-GB"/>
              </w:rPr>
            </m:ctrlPr>
          </m:sSupPr>
          <m:e>
            <m:r>
              <w:rPr>
                <w:rFonts w:ascii="Cambria Math" w:hAnsi="Cambria Math"/>
                <w:sz w:val="20"/>
                <w:szCs w:val="20"/>
                <w:lang w:val="en-GB"/>
              </w:rPr>
              <m:t>10</m:t>
            </m:r>
          </m:e>
          <m:sup>
            <m:r>
              <w:rPr>
                <w:rFonts w:ascii="Cambria Math" w:hAnsi="Cambria Math"/>
                <w:sz w:val="20"/>
                <w:szCs w:val="20"/>
                <w:lang w:val="en-GB"/>
              </w:rPr>
              <m:t>-7</m:t>
            </m:r>
          </m:sup>
        </m:sSup>
        <m:r>
          <w:rPr>
            <w:rFonts w:ascii="Cambria Math" w:hAnsi="Cambria Math"/>
            <w:sz w:val="20"/>
            <w:szCs w:val="20"/>
            <w:lang w:val="en-GB"/>
          </w:rPr>
          <m:t>, 0.0048</m:t>
        </m:r>
      </m:oMath>
      <w:r w:rsidR="005E2D0D">
        <w:rPr>
          <w:sz w:val="20"/>
          <w:szCs w:val="20"/>
          <w:lang w:val="en-GB"/>
        </w:rPr>
        <w:t xml:space="preserve"> </w:t>
      </w:r>
      <w:r w:rsidR="009348DF">
        <w:rPr>
          <w:sz w:val="20"/>
          <w:szCs w:val="20"/>
          <w:lang w:val="en-GB"/>
        </w:rPr>
        <w:t>and</w:t>
      </w:r>
      <w:r w:rsidR="005E2D0D">
        <w:rPr>
          <w:sz w:val="20"/>
          <w:szCs w:val="20"/>
          <w:lang w:val="en-GB"/>
        </w:rPr>
        <w:t xml:space="preserve"> </w:t>
      </w:r>
      <m:oMath>
        <m:sSup>
          <m:sSupPr>
            <m:ctrlPr>
              <w:rPr>
                <w:rFonts w:ascii="Cambria Math" w:hAnsi="Cambria Math"/>
                <w:i/>
                <w:sz w:val="20"/>
                <w:szCs w:val="20"/>
                <w:lang w:val="en-GB"/>
              </w:rPr>
            </m:ctrlPr>
          </m:sSupPr>
          <m:e>
            <m:r>
              <w:rPr>
                <w:rFonts w:ascii="Cambria Math" w:hAnsi="Cambria Math"/>
                <w:sz w:val="20"/>
                <w:szCs w:val="20"/>
                <w:lang w:val="en-GB"/>
              </w:rPr>
              <m:t>1.53∙10</m:t>
            </m:r>
          </m:e>
          <m:sup>
            <m:r>
              <w:rPr>
                <w:rFonts w:ascii="Cambria Math" w:hAnsi="Cambria Math"/>
                <w:sz w:val="20"/>
                <w:szCs w:val="20"/>
                <w:lang w:val="en-GB"/>
              </w:rPr>
              <m:t>-4</m:t>
            </m:r>
          </m:sup>
        </m:sSup>
      </m:oMath>
      <w:r w:rsidR="005E2D0D">
        <w:rPr>
          <w:sz w:val="20"/>
          <w:szCs w:val="20"/>
          <w:lang w:val="en-GB"/>
        </w:rPr>
        <w:t xml:space="preserve"> for columns 1, 2 and 3 respectively</w:t>
      </w:r>
      <w:r>
        <w:rPr>
          <w:sz w:val="20"/>
          <w:szCs w:val="20"/>
          <w:lang w:val="en-GB"/>
        </w:rPr>
        <w:t xml:space="preserve">. Thereafter, </w:t>
      </w:r>
      <w:r w:rsidR="004A320C">
        <w:rPr>
          <w:sz w:val="20"/>
          <w:szCs w:val="20"/>
          <w:lang w:val="en-GB"/>
        </w:rPr>
        <w:t xml:space="preserve">when considered as a parallel system, the overall probability of failure can be given by equation </w:t>
      </w:r>
      <w:r w:rsidR="004647CA">
        <w:rPr>
          <w:sz w:val="20"/>
          <w:szCs w:val="20"/>
          <w:lang w:val="en-GB"/>
        </w:rPr>
        <w:t>7</w:t>
      </w:r>
      <w:r w:rsidR="004A320C">
        <w:rPr>
          <w:sz w:val="20"/>
          <w:szCs w:val="20"/>
          <w:lang w:val="en-GB"/>
        </w:rPr>
        <w:t>.</w:t>
      </w:r>
    </w:p>
    <w:p w14:paraId="03095701" w14:textId="77777777" w:rsidR="00E9444F" w:rsidRDefault="00E9444F" w:rsidP="00E9444F">
      <w:pPr>
        <w:jc w:val="both"/>
        <w:rPr>
          <w:sz w:val="20"/>
          <w:szCs w:val="20"/>
        </w:rPr>
      </w:pPr>
    </w:p>
    <w:p w14:paraId="185B6F4C" w14:textId="6BA8B6C3" w:rsidR="00E9444F" w:rsidRDefault="000C21F0" w:rsidP="00E9444F">
      <w:pPr>
        <w:ind w:firstLine="720"/>
        <w:jc w:val="both"/>
        <w:rPr>
          <w:sz w:val="20"/>
          <w:szCs w:val="20"/>
        </w:rPr>
      </w:pPr>
      <m:oMath>
        <m:sSub>
          <m:sSubPr>
            <m:ctrlPr>
              <w:rPr>
                <w:rFonts w:ascii="Cambria Math" w:hAnsi="Cambria Math"/>
                <w:i/>
                <w:sz w:val="21"/>
              </w:rPr>
            </m:ctrlPr>
          </m:sSubPr>
          <m:e>
            <m:r>
              <w:rPr>
                <w:rFonts w:ascii="Cambria Math" w:hAnsi="Cambria Math"/>
                <w:sz w:val="21"/>
              </w:rPr>
              <m:t>P</m:t>
            </m:r>
          </m:e>
          <m:sub>
            <m:r>
              <w:rPr>
                <w:rFonts w:ascii="Cambria Math" w:hAnsi="Cambria Math"/>
                <w:sz w:val="21"/>
              </w:rPr>
              <m:t>f</m:t>
            </m:r>
          </m:sub>
        </m:sSub>
        <m:r>
          <w:rPr>
            <w:rFonts w:ascii="Cambria Math" w:hAnsi="Cambria Math"/>
            <w:sz w:val="21"/>
          </w:rPr>
          <m:t>=</m:t>
        </m:r>
        <m:nary>
          <m:naryPr>
            <m:chr m:val="∏"/>
            <m:limLoc m:val="undOvr"/>
            <m:ctrlPr>
              <w:rPr>
                <w:rFonts w:ascii="Cambria Math" w:hAnsi="Cambria Math"/>
                <w:i/>
                <w:sz w:val="21"/>
              </w:rPr>
            </m:ctrlPr>
          </m:naryPr>
          <m:sub>
            <m:r>
              <w:rPr>
                <w:rFonts w:ascii="Cambria Math" w:hAnsi="Cambria Math"/>
                <w:sz w:val="21"/>
              </w:rPr>
              <m:t>i=1</m:t>
            </m:r>
          </m:sub>
          <m:sup>
            <m:r>
              <w:rPr>
                <w:rFonts w:ascii="Cambria Math" w:hAnsi="Cambria Math"/>
                <w:sz w:val="21"/>
              </w:rPr>
              <m:t>n</m:t>
            </m:r>
          </m:sup>
          <m:e>
            <m:sSub>
              <m:sSubPr>
                <m:ctrlPr>
                  <w:rPr>
                    <w:rFonts w:ascii="Cambria Math" w:hAnsi="Cambria Math"/>
                    <w:i/>
                    <w:sz w:val="21"/>
                  </w:rPr>
                </m:ctrlPr>
              </m:sSubPr>
              <m:e>
                <m:r>
                  <w:rPr>
                    <w:rFonts w:ascii="Cambria Math" w:hAnsi="Cambria Math"/>
                    <w:sz w:val="21"/>
                  </w:rPr>
                  <m:t>P</m:t>
                </m:r>
              </m:e>
              <m:sub>
                <m:sSub>
                  <m:sSubPr>
                    <m:ctrlPr>
                      <w:rPr>
                        <w:rFonts w:ascii="Cambria Math" w:hAnsi="Cambria Math"/>
                        <w:i/>
                        <w:sz w:val="21"/>
                      </w:rPr>
                    </m:ctrlPr>
                  </m:sSubPr>
                  <m:e>
                    <m:r>
                      <w:rPr>
                        <w:rFonts w:ascii="Cambria Math" w:hAnsi="Cambria Math"/>
                        <w:sz w:val="21"/>
                      </w:rPr>
                      <m:t>f</m:t>
                    </m:r>
                  </m:e>
                  <m:sub>
                    <m:r>
                      <w:rPr>
                        <w:rFonts w:ascii="Cambria Math" w:hAnsi="Cambria Math"/>
                        <w:sz w:val="21"/>
                      </w:rPr>
                      <m:t>i</m:t>
                    </m:r>
                  </m:sub>
                </m:sSub>
              </m:sub>
            </m:sSub>
          </m:e>
        </m:nary>
        <m:r>
          <w:rPr>
            <w:rFonts w:ascii="Cambria Math" w:hAnsi="Cambria Math"/>
            <w:sz w:val="21"/>
          </w:rPr>
          <m:t xml:space="preserve">                                                       </m:t>
        </m:r>
      </m:oMath>
      <w:r w:rsidR="00E9444F">
        <w:rPr>
          <w:sz w:val="20"/>
          <w:szCs w:val="20"/>
        </w:rPr>
        <w:t xml:space="preserve"> </w:t>
      </w:r>
      <w:r w:rsidR="00E9444F">
        <w:rPr>
          <w:sz w:val="20"/>
          <w:szCs w:val="20"/>
        </w:rPr>
        <w:tab/>
      </w:r>
      <w:r w:rsidR="00E9444F">
        <w:rPr>
          <w:sz w:val="20"/>
          <w:szCs w:val="20"/>
        </w:rPr>
        <w:tab/>
      </w:r>
      <w:r w:rsidR="00E9444F">
        <w:rPr>
          <w:sz w:val="20"/>
          <w:szCs w:val="20"/>
        </w:rPr>
        <w:tab/>
      </w:r>
      <w:r w:rsidR="00E9444F">
        <w:rPr>
          <w:sz w:val="20"/>
          <w:szCs w:val="20"/>
        </w:rPr>
        <w:tab/>
      </w:r>
      <w:r w:rsidR="00E9444F">
        <w:rPr>
          <w:sz w:val="20"/>
          <w:szCs w:val="20"/>
        </w:rPr>
        <w:tab/>
      </w:r>
      <w:r w:rsidR="00E9444F">
        <w:rPr>
          <w:sz w:val="20"/>
          <w:szCs w:val="20"/>
        </w:rPr>
        <w:tab/>
      </w:r>
      <w:r w:rsidR="004647CA">
        <w:rPr>
          <w:sz w:val="20"/>
          <w:szCs w:val="20"/>
        </w:rPr>
        <w:t>7</w:t>
      </w:r>
      <w:r w:rsidR="00E9444F">
        <w:rPr>
          <w:sz w:val="20"/>
          <w:szCs w:val="20"/>
        </w:rPr>
        <w:t>.</w:t>
      </w:r>
    </w:p>
    <w:p w14:paraId="06C9775B" w14:textId="77777777" w:rsidR="00E9444F" w:rsidRPr="00C93312" w:rsidRDefault="00E9444F" w:rsidP="00E9444F">
      <w:pPr>
        <w:jc w:val="both"/>
        <w:rPr>
          <w:sz w:val="20"/>
          <w:szCs w:val="20"/>
        </w:rPr>
      </w:pPr>
    </w:p>
    <w:p w14:paraId="5576B33D" w14:textId="7D4621F2" w:rsidR="009C79C7" w:rsidRPr="00E83BF0" w:rsidRDefault="00E9444F" w:rsidP="00E9444F">
      <w:pPr>
        <w:rPr>
          <w:color w:val="000000" w:themeColor="text1"/>
          <w:sz w:val="20"/>
        </w:rPr>
      </w:pPr>
      <w:r>
        <w:rPr>
          <w:sz w:val="20"/>
          <w:szCs w:val="20"/>
        </w:rPr>
        <w:t>w</w:t>
      </w:r>
      <w:r w:rsidRPr="00C93312">
        <w:rPr>
          <w:sz w:val="20"/>
          <w:szCs w:val="20"/>
        </w:rPr>
        <w:t>here</w:t>
      </w:r>
      <w:r>
        <w:rPr>
          <w:sz w:val="20"/>
          <w:szCs w:val="20"/>
        </w:rPr>
        <w:t>,</w:t>
      </w:r>
      <w:r w:rsidRPr="00C93312">
        <w:rPr>
          <w:sz w:val="20"/>
          <w:szCs w:val="20"/>
        </w:rPr>
        <w:t xml:space="preserve"> </w:t>
      </w:r>
      <m:oMath>
        <m:r>
          <w:rPr>
            <w:rFonts w:ascii="Cambria Math" w:hAnsi="Cambria Math"/>
            <w:sz w:val="20"/>
          </w:rPr>
          <m:t>n</m:t>
        </m:r>
      </m:oMath>
      <w:r w:rsidR="00E23A01">
        <w:rPr>
          <w:sz w:val="20"/>
        </w:rPr>
        <w:t xml:space="preserve"> is the number of columns (3). Hence the overall system probability of failure is </w:t>
      </w:r>
      <m:oMath>
        <m:r>
          <w:rPr>
            <w:rFonts w:ascii="Cambria Math" w:hAnsi="Cambria Math"/>
            <w:sz w:val="20"/>
          </w:rPr>
          <m:t>2.28∙</m:t>
        </m:r>
        <m:sSup>
          <m:sSupPr>
            <m:ctrlPr>
              <w:rPr>
                <w:rFonts w:ascii="Cambria Math" w:hAnsi="Cambria Math"/>
                <w:i/>
                <w:sz w:val="20"/>
              </w:rPr>
            </m:ctrlPr>
          </m:sSupPr>
          <m:e>
            <m:r>
              <w:rPr>
                <w:rFonts w:ascii="Cambria Math" w:hAnsi="Cambria Math"/>
                <w:sz w:val="20"/>
              </w:rPr>
              <m:t>10</m:t>
            </m:r>
          </m:e>
          <m:sup>
            <m:r>
              <w:rPr>
                <w:rFonts w:ascii="Cambria Math" w:hAnsi="Cambria Math"/>
                <w:sz w:val="20"/>
              </w:rPr>
              <m:t>-13</m:t>
            </m:r>
          </m:sup>
        </m:sSup>
        <m:r>
          <w:rPr>
            <w:rFonts w:ascii="Cambria Math" w:hAnsi="Cambria Math"/>
            <w:sz w:val="20"/>
          </w:rPr>
          <m:t>.</m:t>
        </m:r>
      </m:oMath>
      <w:r w:rsidR="009C79C7">
        <w:rPr>
          <w:sz w:val="20"/>
        </w:rPr>
        <w:t xml:space="preserve"> </w:t>
      </w:r>
      <w:r w:rsidR="00E83BF0" w:rsidRPr="00E83BF0">
        <w:rPr>
          <w:color w:val="000000" w:themeColor="text1"/>
          <w:sz w:val="20"/>
        </w:rPr>
        <w:t>This is under the hypothesis that failure of all components (columns) is required for the system to fail.</w:t>
      </w:r>
    </w:p>
    <w:p w14:paraId="7E542B76" w14:textId="1153EAA0" w:rsidR="009C79C7" w:rsidRPr="00E83BF0" w:rsidRDefault="00E552D8" w:rsidP="00E9444F">
      <w:pPr>
        <w:rPr>
          <w:color w:val="000000" w:themeColor="text1"/>
          <w:sz w:val="20"/>
        </w:rPr>
      </w:pPr>
      <w:r>
        <w:rPr>
          <w:sz w:val="21"/>
        </w:rPr>
        <w:tab/>
      </w:r>
      <w:r w:rsidRPr="0047314D">
        <w:rPr>
          <w:color w:val="000000" w:themeColor="text1"/>
          <w:sz w:val="20"/>
        </w:rPr>
        <w:t xml:space="preserve">The two extremes of probability of failure, </w:t>
      </w:r>
      <w:r w:rsidR="0047314D" w:rsidRPr="0047314D">
        <w:rPr>
          <w:color w:val="000000" w:themeColor="text1"/>
          <w:sz w:val="20"/>
        </w:rPr>
        <w:t>in this case are brittle and ductile columns, if the column becomes completely ineffective after failure, it can be described as brittle. Whereas the ductile column can maintain its load-carrying capacity after failure</w:t>
      </w:r>
      <w:r w:rsidR="004F074C">
        <w:rPr>
          <w:color w:val="000000" w:themeColor="text1"/>
          <w:sz w:val="20"/>
        </w:rPr>
        <w:t>.</w:t>
      </w:r>
      <w:r w:rsidR="000974CA">
        <w:rPr>
          <w:color w:val="000000" w:themeColor="text1"/>
          <w:sz w:val="20"/>
        </w:rPr>
        <w:t xml:space="preserve"> By improving the individual reliability </w:t>
      </w:r>
      <w:r w:rsidR="00A07AC1">
        <w:rPr>
          <w:color w:val="000000" w:themeColor="text1"/>
          <w:sz w:val="20"/>
        </w:rPr>
        <w:t>of the columns, the probability of failure can be reduced. For example, using columns with a greater bending moment capacity will result in a greater reliability index and therefore a lower probability of failure.</w:t>
      </w:r>
    </w:p>
    <w:p w14:paraId="067DCA22" w14:textId="77777777" w:rsidR="00ED72CC" w:rsidRDefault="00ED72CC" w:rsidP="00BC24D1">
      <w:pPr>
        <w:pStyle w:val="Heading2"/>
        <w:spacing w:after="0"/>
        <w:rPr>
          <w:rStyle w:val="text"/>
        </w:rPr>
      </w:pPr>
    </w:p>
    <w:p w14:paraId="26BD9DB9" w14:textId="7091051B" w:rsidR="00BC24D1" w:rsidRPr="004F68E5" w:rsidRDefault="00BC24D1" w:rsidP="00BC24D1">
      <w:pPr>
        <w:pStyle w:val="Heading2"/>
        <w:spacing w:after="0"/>
        <w:rPr>
          <w:rStyle w:val="text"/>
        </w:rPr>
      </w:pPr>
      <w:r w:rsidRPr="004F68E5">
        <w:rPr>
          <w:rStyle w:val="text"/>
        </w:rPr>
        <w:t xml:space="preserve">3. </w:t>
      </w:r>
      <w:r w:rsidR="00E552D8">
        <w:rPr>
          <w:rStyle w:val="text"/>
        </w:rPr>
        <w:t>ENGINEERING SEISMOLOGY</w:t>
      </w:r>
    </w:p>
    <w:p w14:paraId="5358960D" w14:textId="1AB3F10B" w:rsidR="00BC24D1" w:rsidRDefault="00BC24D1" w:rsidP="00BC24D1">
      <w:pPr>
        <w:jc w:val="both"/>
        <w:rPr>
          <w:iCs/>
          <w:noProof/>
          <w:sz w:val="20"/>
          <w:szCs w:val="20"/>
        </w:rPr>
      </w:pPr>
    </w:p>
    <w:p w14:paraId="043303C6" w14:textId="74082B3D" w:rsidR="007B70A4" w:rsidRPr="007B70A4" w:rsidRDefault="007B70A4" w:rsidP="007B70A4">
      <w:pPr>
        <w:pStyle w:val="Heading2"/>
        <w:keepNext w:val="0"/>
        <w:widowControl w:val="0"/>
      </w:pPr>
      <w:r>
        <w:rPr>
          <w:rStyle w:val="text"/>
        </w:rPr>
        <w:t>3.1 Catalogue completeness</w:t>
      </w:r>
    </w:p>
    <w:p w14:paraId="1487FACC" w14:textId="095758B4" w:rsidR="00912847" w:rsidRDefault="007843C4" w:rsidP="00BC24D1">
      <w:pPr>
        <w:autoSpaceDE w:val="0"/>
        <w:autoSpaceDN w:val="0"/>
        <w:adjustRightInd w:val="0"/>
        <w:jc w:val="both"/>
        <w:rPr>
          <w:sz w:val="20"/>
          <w:szCs w:val="20"/>
        </w:rPr>
      </w:pPr>
      <w:r>
        <w:rPr>
          <w:sz w:val="20"/>
          <w:szCs w:val="20"/>
        </w:rPr>
        <w:t>For the site at</w:t>
      </w:r>
      <w:r w:rsidR="00416C18">
        <w:rPr>
          <w:sz w:val="20"/>
          <w:szCs w:val="20"/>
        </w:rPr>
        <w:t xml:space="preserve"> latitude, longitude</w:t>
      </w:r>
      <w:r>
        <w:rPr>
          <w:sz w:val="20"/>
          <w:szCs w:val="20"/>
        </w:rPr>
        <w:t xml:space="preserve"> </w:t>
      </w:r>
      <w:r w:rsidR="00416C18">
        <w:rPr>
          <w:sz w:val="20"/>
          <w:szCs w:val="20"/>
        </w:rPr>
        <w:t xml:space="preserve">of </w:t>
      </w:r>
      <w:r>
        <w:rPr>
          <w:sz w:val="20"/>
          <w:szCs w:val="20"/>
        </w:rPr>
        <w:t>35.36</w:t>
      </w:r>
      <w:r w:rsidR="00416C18">
        <w:rPr>
          <w:sz w:val="20"/>
          <w:szCs w:val="20"/>
        </w:rPr>
        <w:t xml:space="preserve">, </w:t>
      </w:r>
      <w:r>
        <w:rPr>
          <w:sz w:val="20"/>
          <w:szCs w:val="20"/>
        </w:rPr>
        <w:t>25.12</w:t>
      </w:r>
      <w:r w:rsidR="00416C18">
        <w:rPr>
          <w:sz w:val="20"/>
          <w:szCs w:val="20"/>
        </w:rPr>
        <w:t>,</w:t>
      </w:r>
      <w:r>
        <w:rPr>
          <w:sz w:val="20"/>
          <w:szCs w:val="20"/>
        </w:rPr>
        <w:t xml:space="preserve"> </w:t>
      </w:r>
      <w:r w:rsidRPr="007843C4">
        <w:rPr>
          <w:sz w:val="20"/>
          <w:szCs w:val="20"/>
        </w:rPr>
        <w:t>Heraklion, Crete (Greece)</w:t>
      </w:r>
      <w:r>
        <w:rPr>
          <w:sz w:val="20"/>
          <w:szCs w:val="20"/>
        </w:rPr>
        <w:t>, t</w:t>
      </w:r>
      <w:r w:rsidR="0034597D">
        <w:rPr>
          <w:sz w:val="20"/>
          <w:szCs w:val="20"/>
        </w:rPr>
        <w:t>wo seismic zones were selected</w:t>
      </w:r>
      <w:r w:rsidR="007B70A4">
        <w:rPr>
          <w:sz w:val="20"/>
          <w:szCs w:val="20"/>
        </w:rPr>
        <w:t xml:space="preserve"> (zone 1 and 5, in the code)</w:t>
      </w:r>
      <w:r w:rsidR="0034597D">
        <w:rPr>
          <w:sz w:val="20"/>
          <w:szCs w:val="20"/>
        </w:rPr>
        <w:t xml:space="preserve"> based on factors such as the number of earthquakes,</w:t>
      </w:r>
      <w:r w:rsidR="005822BA">
        <w:rPr>
          <w:sz w:val="20"/>
          <w:szCs w:val="20"/>
        </w:rPr>
        <w:t xml:space="preserve"> site proximity</w:t>
      </w:r>
      <w:r w:rsidR="0034597D">
        <w:rPr>
          <w:sz w:val="20"/>
          <w:szCs w:val="20"/>
        </w:rPr>
        <w:t xml:space="preserve"> and completeness</w:t>
      </w:r>
      <w:r w:rsidR="00BC24D1">
        <w:rPr>
          <w:sz w:val="20"/>
          <w:szCs w:val="20"/>
        </w:rPr>
        <w:t>.</w:t>
      </w:r>
      <w:r w:rsidR="0034597D">
        <w:rPr>
          <w:sz w:val="20"/>
          <w:szCs w:val="20"/>
        </w:rPr>
        <w:t xml:space="preserve"> </w:t>
      </w:r>
      <w:r w:rsidR="00ED634B">
        <w:rPr>
          <w:sz w:val="20"/>
          <w:szCs w:val="20"/>
        </w:rPr>
        <w:t>A sub catalogue was then created based on the zones and the main catalogue</w:t>
      </w:r>
      <w:r w:rsidR="00895D0E">
        <w:rPr>
          <w:sz w:val="20"/>
          <w:szCs w:val="20"/>
        </w:rPr>
        <w:t>.</w:t>
      </w:r>
      <w:r w:rsidR="00ED634B">
        <w:rPr>
          <w:sz w:val="20"/>
          <w:szCs w:val="20"/>
        </w:rPr>
        <w:t xml:space="preserve"> </w:t>
      </w:r>
      <w:r w:rsidR="00895D0E">
        <w:rPr>
          <w:sz w:val="20"/>
          <w:szCs w:val="20"/>
        </w:rPr>
        <w:t>Then,</w:t>
      </w:r>
      <w:r w:rsidR="00ED634B">
        <w:rPr>
          <w:sz w:val="20"/>
          <w:szCs w:val="20"/>
        </w:rPr>
        <w:t xml:space="preserve"> a</w:t>
      </w:r>
      <w:r w:rsidR="00912847">
        <w:rPr>
          <w:sz w:val="20"/>
          <w:szCs w:val="20"/>
        </w:rPr>
        <w:t>n investigation of the completeness of both zones was carried out</w:t>
      </w:r>
      <w:r w:rsidR="003F0312">
        <w:rPr>
          <w:sz w:val="20"/>
          <w:szCs w:val="20"/>
        </w:rPr>
        <w:t>, b</w:t>
      </w:r>
      <w:r w:rsidR="00990994">
        <w:rPr>
          <w:sz w:val="20"/>
          <w:szCs w:val="20"/>
        </w:rPr>
        <w:t>ased on a range of moment magnitudes Mw of 1</w:t>
      </w:r>
      <w:r w:rsidR="00C16E24">
        <w:rPr>
          <w:sz w:val="20"/>
          <w:szCs w:val="20"/>
        </w:rPr>
        <w:t xml:space="preserve"> to 6.</w:t>
      </w:r>
      <w:r w:rsidR="00990994">
        <w:rPr>
          <w:sz w:val="20"/>
          <w:szCs w:val="20"/>
        </w:rPr>
        <w:t xml:space="preserve"> </w:t>
      </w:r>
      <w:r w:rsidR="0039785F">
        <w:rPr>
          <w:sz w:val="20"/>
          <w:szCs w:val="20"/>
        </w:rPr>
        <w:t>For clarity</w:t>
      </w:r>
      <w:r w:rsidR="00C0741D">
        <w:rPr>
          <w:sz w:val="20"/>
          <w:szCs w:val="20"/>
        </w:rPr>
        <w:t>,</w:t>
      </w:r>
      <w:r w:rsidR="0039785F">
        <w:rPr>
          <w:sz w:val="20"/>
          <w:szCs w:val="20"/>
        </w:rPr>
        <w:t xml:space="preserve"> zone 5 from the figure will be referred to as zone 2 henceforth</w:t>
      </w:r>
      <w:r w:rsidR="000F623A">
        <w:rPr>
          <w:sz w:val="20"/>
          <w:szCs w:val="20"/>
        </w:rPr>
        <w:t>.</w:t>
      </w:r>
      <w:r w:rsidR="0039785F">
        <w:rPr>
          <w:sz w:val="20"/>
          <w:szCs w:val="20"/>
        </w:rPr>
        <w:t xml:space="preserve"> </w:t>
      </w:r>
      <w:r w:rsidR="00ED634B">
        <w:rPr>
          <w:sz w:val="20"/>
          <w:szCs w:val="20"/>
        </w:rPr>
        <w:t xml:space="preserve">For each of these magnitude values, the cumulative number of events was plotted against the observation period (time of first to last earthquake). </w:t>
      </w:r>
    </w:p>
    <w:p w14:paraId="343ABB96" w14:textId="3F6C40A2" w:rsidR="00C47E92" w:rsidRDefault="00C47E92" w:rsidP="00BC24D1">
      <w:pPr>
        <w:autoSpaceDE w:val="0"/>
        <w:autoSpaceDN w:val="0"/>
        <w:adjustRightInd w:val="0"/>
        <w:jc w:val="both"/>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C47E92" w14:paraId="5615BDF0" w14:textId="77777777" w:rsidTr="00C47E92">
        <w:tc>
          <w:tcPr>
            <w:tcW w:w="4508" w:type="dxa"/>
          </w:tcPr>
          <w:p w14:paraId="48FFFCE6" w14:textId="7051701A" w:rsidR="00C47E92" w:rsidRDefault="00C47E92" w:rsidP="00BC24D1">
            <w:pPr>
              <w:autoSpaceDE w:val="0"/>
              <w:autoSpaceDN w:val="0"/>
              <w:adjustRightInd w:val="0"/>
              <w:jc w:val="both"/>
              <w:rPr>
                <w:sz w:val="20"/>
                <w:szCs w:val="20"/>
              </w:rPr>
            </w:pPr>
            <w:r w:rsidRPr="00C47E92">
              <w:rPr>
                <w:noProof/>
                <w:sz w:val="20"/>
                <w:szCs w:val="20"/>
              </w:rPr>
              <w:drawing>
                <wp:inline distT="0" distB="0" distL="0" distR="0" wp14:anchorId="7F469126" wp14:editId="4D436A65">
                  <wp:extent cx="2700000" cy="2024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0000" cy="2024925"/>
                          </a:xfrm>
                          <a:prstGeom prst="rect">
                            <a:avLst/>
                          </a:prstGeom>
                        </pic:spPr>
                      </pic:pic>
                    </a:graphicData>
                  </a:graphic>
                </wp:inline>
              </w:drawing>
            </w:r>
          </w:p>
        </w:tc>
        <w:tc>
          <w:tcPr>
            <w:tcW w:w="4509" w:type="dxa"/>
          </w:tcPr>
          <w:p w14:paraId="1F95EF9B" w14:textId="27233C1E" w:rsidR="00C47E92" w:rsidRDefault="00C47E92" w:rsidP="00BC24D1">
            <w:pPr>
              <w:autoSpaceDE w:val="0"/>
              <w:autoSpaceDN w:val="0"/>
              <w:adjustRightInd w:val="0"/>
              <w:jc w:val="both"/>
              <w:rPr>
                <w:sz w:val="20"/>
                <w:szCs w:val="20"/>
              </w:rPr>
            </w:pPr>
            <w:r w:rsidRPr="00C47E92">
              <w:rPr>
                <w:noProof/>
                <w:sz w:val="20"/>
                <w:szCs w:val="20"/>
              </w:rPr>
              <w:drawing>
                <wp:inline distT="0" distB="0" distL="0" distR="0" wp14:anchorId="0DC6123C" wp14:editId="6805D966">
                  <wp:extent cx="2700000" cy="2024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0000" cy="2024925"/>
                          </a:xfrm>
                          <a:prstGeom prst="rect">
                            <a:avLst/>
                          </a:prstGeom>
                        </pic:spPr>
                      </pic:pic>
                    </a:graphicData>
                  </a:graphic>
                </wp:inline>
              </w:drawing>
            </w:r>
          </w:p>
        </w:tc>
      </w:tr>
      <w:tr w:rsidR="00C47E92" w14:paraId="5EDA31E6" w14:textId="77777777" w:rsidTr="00C47E92">
        <w:tc>
          <w:tcPr>
            <w:tcW w:w="4508" w:type="dxa"/>
          </w:tcPr>
          <w:p w14:paraId="7812AE32" w14:textId="77777777" w:rsidR="00C47E92" w:rsidRPr="00C47E92" w:rsidRDefault="00C47E92" w:rsidP="00BC24D1">
            <w:pPr>
              <w:autoSpaceDE w:val="0"/>
              <w:autoSpaceDN w:val="0"/>
              <w:adjustRightInd w:val="0"/>
              <w:jc w:val="both"/>
              <w:rPr>
                <w:sz w:val="20"/>
                <w:szCs w:val="20"/>
              </w:rPr>
            </w:pPr>
          </w:p>
        </w:tc>
        <w:tc>
          <w:tcPr>
            <w:tcW w:w="4509" w:type="dxa"/>
          </w:tcPr>
          <w:p w14:paraId="7FB1B0D7" w14:textId="77777777" w:rsidR="00C47E92" w:rsidRPr="00C47E92" w:rsidRDefault="00C47E92" w:rsidP="00BC24D1">
            <w:pPr>
              <w:autoSpaceDE w:val="0"/>
              <w:autoSpaceDN w:val="0"/>
              <w:adjustRightInd w:val="0"/>
              <w:jc w:val="both"/>
              <w:rPr>
                <w:sz w:val="20"/>
                <w:szCs w:val="20"/>
              </w:rPr>
            </w:pPr>
          </w:p>
        </w:tc>
      </w:tr>
      <w:tr w:rsidR="00C47E92" w14:paraId="1E8933D2" w14:textId="77777777" w:rsidTr="00C47E92">
        <w:tc>
          <w:tcPr>
            <w:tcW w:w="9017" w:type="dxa"/>
            <w:gridSpan w:val="2"/>
          </w:tcPr>
          <w:p w14:paraId="281A9314" w14:textId="33D1DA95" w:rsidR="00C47E92" w:rsidRPr="00C47E92" w:rsidRDefault="00C47E92" w:rsidP="00C47E92">
            <w:pPr>
              <w:autoSpaceDE w:val="0"/>
              <w:autoSpaceDN w:val="0"/>
              <w:adjustRightInd w:val="0"/>
              <w:jc w:val="center"/>
              <w:rPr>
                <w:b/>
                <w:sz w:val="20"/>
                <w:szCs w:val="20"/>
              </w:rPr>
            </w:pPr>
            <w:r>
              <w:rPr>
                <w:b/>
                <w:sz w:val="20"/>
                <w:szCs w:val="20"/>
              </w:rPr>
              <w:t>Figure 4: Cumulative number of e</w:t>
            </w:r>
            <w:r w:rsidR="00706AFE">
              <w:rPr>
                <w:b/>
                <w:sz w:val="20"/>
                <w:szCs w:val="20"/>
              </w:rPr>
              <w:t>vents with respect to time</w:t>
            </w:r>
          </w:p>
        </w:tc>
      </w:tr>
    </w:tbl>
    <w:p w14:paraId="152ECC9C" w14:textId="77777777" w:rsidR="00C47E92" w:rsidRDefault="00C47E92" w:rsidP="00BC24D1">
      <w:pPr>
        <w:autoSpaceDE w:val="0"/>
        <w:autoSpaceDN w:val="0"/>
        <w:adjustRightInd w:val="0"/>
        <w:jc w:val="both"/>
        <w:rPr>
          <w:sz w:val="20"/>
          <w:szCs w:val="20"/>
        </w:rPr>
      </w:pPr>
    </w:p>
    <w:p w14:paraId="3A71ED97" w14:textId="18F89C78" w:rsidR="00A72FD3" w:rsidRDefault="00946537" w:rsidP="00BC24D1">
      <w:pPr>
        <w:autoSpaceDE w:val="0"/>
        <w:autoSpaceDN w:val="0"/>
        <w:adjustRightInd w:val="0"/>
        <w:jc w:val="both"/>
        <w:rPr>
          <w:sz w:val="20"/>
          <w:szCs w:val="20"/>
        </w:rPr>
      </w:pPr>
      <w:r>
        <w:rPr>
          <w:sz w:val="20"/>
          <w:szCs w:val="20"/>
        </w:rPr>
        <w:tab/>
        <w:t xml:space="preserve">As seen in Figure </w:t>
      </w:r>
      <w:r w:rsidR="00B8115C">
        <w:rPr>
          <w:sz w:val="20"/>
          <w:szCs w:val="20"/>
        </w:rPr>
        <w:t>4</w:t>
      </w:r>
      <w:r>
        <w:rPr>
          <w:sz w:val="20"/>
          <w:szCs w:val="20"/>
        </w:rPr>
        <w:t xml:space="preserve">, there is </w:t>
      </w:r>
      <w:r w:rsidR="00E65A7D">
        <w:rPr>
          <w:sz w:val="20"/>
          <w:szCs w:val="20"/>
        </w:rPr>
        <w:t>very little/no</w:t>
      </w:r>
      <w:r>
        <w:rPr>
          <w:sz w:val="20"/>
          <w:szCs w:val="20"/>
        </w:rPr>
        <w:t xml:space="preserve"> data before about </w:t>
      </w:r>
      <w:r w:rsidR="00E65A7D">
        <w:rPr>
          <w:sz w:val="20"/>
          <w:szCs w:val="20"/>
        </w:rPr>
        <w:t>until 1500</w:t>
      </w:r>
      <w:r w:rsidR="00CB20B1">
        <w:rPr>
          <w:sz w:val="20"/>
          <w:szCs w:val="20"/>
        </w:rPr>
        <w:t xml:space="preserve"> this is due to a lack of appropriate instruments</w:t>
      </w:r>
      <w:r>
        <w:rPr>
          <w:sz w:val="20"/>
          <w:szCs w:val="20"/>
        </w:rPr>
        <w:t>, thereafter, for zone 1, the number of events recorded starts to increase</w:t>
      </w:r>
      <w:r w:rsidR="00E65A7D">
        <w:rPr>
          <w:sz w:val="20"/>
          <w:szCs w:val="20"/>
        </w:rPr>
        <w:t xml:space="preserve"> slowly</w:t>
      </w:r>
      <w:r>
        <w:rPr>
          <w:sz w:val="20"/>
          <w:szCs w:val="20"/>
        </w:rPr>
        <w:t xml:space="preserve">. </w:t>
      </w:r>
      <w:r w:rsidR="00E65A7D">
        <w:rPr>
          <w:sz w:val="20"/>
          <w:szCs w:val="20"/>
        </w:rPr>
        <w:t>Particularly, for Mw of 4</w:t>
      </w:r>
      <w:r w:rsidR="0026274A">
        <w:rPr>
          <w:sz w:val="20"/>
          <w:szCs w:val="20"/>
        </w:rPr>
        <w:t xml:space="preserve"> and 5</w:t>
      </w:r>
      <w:r w:rsidR="00E65A7D">
        <w:rPr>
          <w:sz w:val="20"/>
          <w:szCs w:val="20"/>
        </w:rPr>
        <w:t>, the sub catalogue shows completeness from roughly 1900 to 2000s.</w:t>
      </w:r>
      <w:r w:rsidR="0026274A">
        <w:rPr>
          <w:sz w:val="20"/>
          <w:szCs w:val="20"/>
        </w:rPr>
        <w:t xml:space="preserve"> The sub catalogue for zone 1 is not complete due to the line remaining quite </w:t>
      </w:r>
      <w:r w:rsidR="00D36157">
        <w:rPr>
          <w:sz w:val="20"/>
          <w:szCs w:val="20"/>
        </w:rPr>
        <w:t>flat. Whereas</w:t>
      </w:r>
      <w:r w:rsidR="00E65A7D">
        <w:rPr>
          <w:sz w:val="20"/>
          <w:szCs w:val="20"/>
        </w:rPr>
        <w:t xml:space="preserve"> for zone 2, there are no events </w:t>
      </w:r>
      <w:r w:rsidR="00A06C8E">
        <w:rPr>
          <w:sz w:val="20"/>
          <w:szCs w:val="20"/>
        </w:rPr>
        <w:t xml:space="preserve">recorded, </w:t>
      </w:r>
      <w:r w:rsidR="00E65A7D">
        <w:rPr>
          <w:sz w:val="20"/>
          <w:szCs w:val="20"/>
        </w:rPr>
        <w:t xml:space="preserve">till about 1910, for the Mw of 4, the catalogue shows completeness for the period </w:t>
      </w:r>
      <w:r w:rsidR="00D83B1A">
        <w:rPr>
          <w:sz w:val="20"/>
          <w:szCs w:val="20"/>
        </w:rPr>
        <w:t>o</w:t>
      </w:r>
      <w:r w:rsidR="00E65A7D">
        <w:rPr>
          <w:sz w:val="20"/>
          <w:szCs w:val="20"/>
        </w:rPr>
        <w:t xml:space="preserve">f 1950-2000, as there is a linear increase from that time. Around the </w:t>
      </w:r>
      <w:r w:rsidR="003D1D07">
        <w:rPr>
          <w:sz w:val="20"/>
          <w:szCs w:val="20"/>
        </w:rPr>
        <w:t>time period of 1910 to 2000</w:t>
      </w:r>
      <w:r w:rsidR="00E65A7D">
        <w:rPr>
          <w:sz w:val="20"/>
          <w:szCs w:val="20"/>
        </w:rPr>
        <w:t xml:space="preserve">, the Mw of 5 </w:t>
      </w:r>
      <w:r w:rsidR="00D36157">
        <w:rPr>
          <w:sz w:val="20"/>
          <w:szCs w:val="20"/>
        </w:rPr>
        <w:t>also shows completeness</w:t>
      </w:r>
      <w:r w:rsidR="00E65A7D">
        <w:rPr>
          <w:sz w:val="20"/>
          <w:szCs w:val="20"/>
        </w:rPr>
        <w:t xml:space="preserve">. </w:t>
      </w:r>
      <w:r w:rsidR="00D36157">
        <w:rPr>
          <w:sz w:val="20"/>
          <w:szCs w:val="20"/>
        </w:rPr>
        <w:t>The Mw of 6 remains basically flat throughout the time period of the sub catalogue, hence, it can be considered incomplete for this value of the</w:t>
      </w:r>
      <w:r w:rsidR="007010DB">
        <w:rPr>
          <w:sz w:val="20"/>
          <w:szCs w:val="20"/>
        </w:rPr>
        <w:t xml:space="preserve"> moment magnitude.</w:t>
      </w:r>
      <w:r w:rsidR="00187905">
        <w:rPr>
          <w:sz w:val="20"/>
          <w:szCs w:val="20"/>
        </w:rPr>
        <w:t xml:space="preserve"> </w:t>
      </w:r>
    </w:p>
    <w:p w14:paraId="24789632" w14:textId="4126D375" w:rsidR="00DA458B" w:rsidRDefault="00DA458B" w:rsidP="00BC24D1">
      <w:pPr>
        <w:autoSpaceDE w:val="0"/>
        <w:autoSpaceDN w:val="0"/>
        <w:adjustRightInd w:val="0"/>
        <w:jc w:val="both"/>
        <w:rPr>
          <w:sz w:val="20"/>
          <w:szCs w:val="20"/>
        </w:rPr>
      </w:pPr>
    </w:p>
    <w:p w14:paraId="6866D1F7" w14:textId="0B0BBC50" w:rsidR="00DA458B" w:rsidRPr="00BA7A2A" w:rsidRDefault="00DA458B" w:rsidP="00DA458B">
      <w:pPr>
        <w:pStyle w:val="Heading2"/>
        <w:keepNext w:val="0"/>
        <w:widowControl w:val="0"/>
      </w:pPr>
      <w:r>
        <w:rPr>
          <w:rStyle w:val="text"/>
        </w:rPr>
        <w:t>3.2 Foreshock and Aftershock</w:t>
      </w:r>
    </w:p>
    <w:p w14:paraId="1AA26D4E" w14:textId="4105B89B" w:rsidR="008810EE" w:rsidRPr="00C601FD" w:rsidRDefault="00B91402" w:rsidP="00BC24D1">
      <w:pPr>
        <w:autoSpaceDE w:val="0"/>
        <w:autoSpaceDN w:val="0"/>
        <w:adjustRightInd w:val="0"/>
        <w:jc w:val="both"/>
        <w:rPr>
          <w:sz w:val="20"/>
          <w:szCs w:val="20"/>
        </w:rPr>
      </w:pPr>
      <w:r>
        <w:rPr>
          <w:sz w:val="20"/>
          <w:szCs w:val="20"/>
        </w:rPr>
        <w:t xml:space="preserve">The goal of removing foreshock and aftershock from the catalogue (declustering), is to remove any </w:t>
      </w:r>
      <w:r w:rsidR="0014305B">
        <w:rPr>
          <w:sz w:val="20"/>
          <w:szCs w:val="20"/>
        </w:rPr>
        <w:t>dependent</w:t>
      </w:r>
      <w:r>
        <w:rPr>
          <w:sz w:val="20"/>
          <w:szCs w:val="20"/>
        </w:rPr>
        <w:t xml:space="preserve"> earthquakes, which foreshock and aftershock are both types of.</w:t>
      </w:r>
      <w:r w:rsidR="00D84D32">
        <w:rPr>
          <w:sz w:val="20"/>
          <w:szCs w:val="20"/>
        </w:rPr>
        <w:t xml:space="preserve"> </w:t>
      </w:r>
      <w:r w:rsidR="00D34AB2">
        <w:rPr>
          <w:sz w:val="20"/>
          <w:szCs w:val="20"/>
        </w:rPr>
        <w:t>The main reason for this is, i</w:t>
      </w:r>
      <w:r w:rsidR="00D84D32">
        <w:rPr>
          <w:sz w:val="20"/>
          <w:szCs w:val="20"/>
        </w:rPr>
        <w:t>t needs to be ensured that the remaining earthquakes are independent events</w:t>
      </w:r>
      <w:r w:rsidR="00150510">
        <w:rPr>
          <w:sz w:val="20"/>
          <w:szCs w:val="20"/>
        </w:rPr>
        <w:t>, according to the</w:t>
      </w:r>
      <w:r w:rsidR="00D84D32">
        <w:rPr>
          <w:sz w:val="20"/>
          <w:szCs w:val="20"/>
        </w:rPr>
        <w:t xml:space="preserve"> </w:t>
      </w:r>
      <w:r w:rsidR="007D6F10">
        <w:rPr>
          <w:sz w:val="20"/>
          <w:szCs w:val="20"/>
        </w:rPr>
        <w:t>Poisson</w:t>
      </w:r>
      <w:r w:rsidR="00D84D32">
        <w:rPr>
          <w:sz w:val="20"/>
          <w:szCs w:val="20"/>
        </w:rPr>
        <w:t xml:space="preserve"> </w:t>
      </w:r>
      <w:r w:rsidR="00150510">
        <w:rPr>
          <w:sz w:val="20"/>
          <w:szCs w:val="20"/>
        </w:rPr>
        <w:t>process</w:t>
      </w:r>
      <w:r w:rsidR="00D84D32">
        <w:rPr>
          <w:sz w:val="20"/>
          <w:szCs w:val="20"/>
        </w:rPr>
        <w:t>. Therefore, this is important as the</w:t>
      </w:r>
      <w:r w:rsidR="003F0442">
        <w:rPr>
          <w:sz w:val="20"/>
          <w:szCs w:val="20"/>
        </w:rPr>
        <w:t xml:space="preserve"> Poisson process </w:t>
      </w:r>
      <w:r w:rsidR="00150510">
        <w:rPr>
          <w:sz w:val="20"/>
          <w:szCs w:val="20"/>
        </w:rPr>
        <w:t xml:space="preserve">is </w:t>
      </w:r>
      <w:r w:rsidR="00957EBC">
        <w:rPr>
          <w:sz w:val="20"/>
          <w:szCs w:val="20"/>
        </w:rPr>
        <w:t>a common assumption within seismic hazard analysis</w:t>
      </w:r>
      <w:r w:rsidR="00625D1C">
        <w:rPr>
          <w:sz w:val="20"/>
          <w:szCs w:val="20"/>
        </w:rPr>
        <w:t xml:space="preserve">. </w:t>
      </w:r>
      <w:r w:rsidR="00475A2A">
        <w:rPr>
          <w:sz w:val="20"/>
          <w:szCs w:val="20"/>
        </w:rPr>
        <w:t xml:space="preserve">Moreover, it has been found that events that are </w:t>
      </w:r>
      <w:r w:rsidR="00446886">
        <w:rPr>
          <w:sz w:val="20"/>
          <w:szCs w:val="20"/>
        </w:rPr>
        <w:t>aftershocks</w:t>
      </w:r>
      <w:r w:rsidR="00475A2A">
        <w:rPr>
          <w:sz w:val="20"/>
          <w:szCs w:val="20"/>
        </w:rPr>
        <w:t xml:space="preserve"> of the larger earthquakes term to dominate the earthquake </w:t>
      </w:r>
      <w:r w:rsidR="00952298">
        <w:rPr>
          <w:sz w:val="20"/>
          <w:szCs w:val="20"/>
        </w:rPr>
        <w:t>original</w:t>
      </w:r>
      <w:r w:rsidR="00475A2A">
        <w:rPr>
          <w:sz w:val="20"/>
          <w:szCs w:val="20"/>
        </w:rPr>
        <w:t xml:space="preserve"> seismic catalog, hence the catalog may not be truly representative of what may occur in the future</w:t>
      </w:r>
      <w:r w:rsidR="0040545D">
        <w:rPr>
          <w:sz w:val="20"/>
          <w:szCs w:val="20"/>
        </w:rPr>
        <w:t xml:space="preserve"> (Zaliapin</w:t>
      </w:r>
      <w:r w:rsidR="00A02CA6">
        <w:rPr>
          <w:sz w:val="20"/>
          <w:szCs w:val="20"/>
        </w:rPr>
        <w:t xml:space="preserve"> and Ben-Zion</w:t>
      </w:r>
      <w:r w:rsidR="0040545D">
        <w:rPr>
          <w:sz w:val="20"/>
          <w:szCs w:val="20"/>
        </w:rPr>
        <w:t>, 2022)</w:t>
      </w:r>
      <w:r w:rsidR="00475A2A">
        <w:rPr>
          <w:sz w:val="20"/>
          <w:szCs w:val="20"/>
        </w:rPr>
        <w:t xml:space="preserve">. The removal of these inaccuracies will </w:t>
      </w:r>
      <w:r w:rsidR="008E3B66">
        <w:rPr>
          <w:sz w:val="20"/>
          <w:szCs w:val="20"/>
        </w:rPr>
        <w:t xml:space="preserve">improve the </w:t>
      </w:r>
      <w:r w:rsidR="00957EBC">
        <w:rPr>
          <w:sz w:val="20"/>
          <w:szCs w:val="20"/>
        </w:rPr>
        <w:t>model. Some</w:t>
      </w:r>
      <w:r w:rsidR="008810EE">
        <w:rPr>
          <w:sz w:val="20"/>
          <w:szCs w:val="20"/>
        </w:rPr>
        <w:t xml:space="preserve"> of the declustering methods include windowing, </w:t>
      </w:r>
      <w:r w:rsidR="00BF3009">
        <w:rPr>
          <w:sz w:val="20"/>
          <w:szCs w:val="20"/>
        </w:rPr>
        <w:t>this entails the removal of earthquakes in a time-</w:t>
      </w:r>
      <w:r w:rsidR="00952298">
        <w:rPr>
          <w:sz w:val="20"/>
          <w:szCs w:val="20"/>
        </w:rPr>
        <w:t>space</w:t>
      </w:r>
      <w:r w:rsidR="00BF3009">
        <w:rPr>
          <w:sz w:val="20"/>
          <w:szCs w:val="20"/>
        </w:rPr>
        <w:t xml:space="preserve"> window around every main shock</w:t>
      </w:r>
      <w:r w:rsidR="00952298">
        <w:rPr>
          <w:sz w:val="20"/>
          <w:szCs w:val="20"/>
        </w:rPr>
        <w:t xml:space="preserve"> (</w:t>
      </w:r>
      <w:r w:rsidR="00D41F1B">
        <w:rPr>
          <w:sz w:val="20"/>
          <w:szCs w:val="20"/>
        </w:rPr>
        <w:t>Stiphout et al. 2012</w:t>
      </w:r>
      <w:r w:rsidR="00952298">
        <w:rPr>
          <w:sz w:val="20"/>
          <w:szCs w:val="20"/>
        </w:rPr>
        <w:t>).</w:t>
      </w:r>
      <w:r w:rsidR="007F2204">
        <w:rPr>
          <w:sz w:val="20"/>
          <w:szCs w:val="20"/>
        </w:rPr>
        <w:t xml:space="preserve"> Aftershocks cannot be distinguished by an outstanding feature in their waveforms, hence, to relate them to mainshocks, a measure of space time distance between the two</w:t>
      </w:r>
      <w:r w:rsidR="00E37837">
        <w:rPr>
          <w:sz w:val="20"/>
          <w:szCs w:val="20"/>
        </w:rPr>
        <w:t xml:space="preserve"> is used (Stiphout et al. 2012).</w:t>
      </w:r>
      <w:r w:rsidR="00C601FD">
        <w:rPr>
          <w:sz w:val="20"/>
          <w:szCs w:val="20"/>
        </w:rPr>
        <w:t xml:space="preserve"> In more detail, for windowing, for each earthquake in the catalogue with a magnitude </w:t>
      </w:r>
      <w:r w:rsidR="00C601FD" w:rsidRPr="00C601FD">
        <w:rPr>
          <w:i/>
          <w:sz w:val="20"/>
          <w:szCs w:val="20"/>
        </w:rPr>
        <w:t>M</w:t>
      </w:r>
      <w:r w:rsidR="00C601FD">
        <w:rPr>
          <w:sz w:val="20"/>
          <w:szCs w:val="20"/>
        </w:rPr>
        <w:t>, the following shocks are categori</w:t>
      </w:r>
      <w:r w:rsidR="001B2151">
        <w:rPr>
          <w:sz w:val="20"/>
          <w:szCs w:val="20"/>
        </w:rPr>
        <w:t>s</w:t>
      </w:r>
      <w:r w:rsidR="00C601FD">
        <w:rPr>
          <w:sz w:val="20"/>
          <w:szCs w:val="20"/>
        </w:rPr>
        <w:t>ed as aftershocks if it occurs within a specified time interval, and distance interval (</w:t>
      </w:r>
      <w:r w:rsidR="00610667">
        <w:rPr>
          <w:sz w:val="20"/>
          <w:szCs w:val="20"/>
        </w:rPr>
        <w:t>Stiphout et al. 2012</w:t>
      </w:r>
      <w:r w:rsidR="00C601FD">
        <w:rPr>
          <w:sz w:val="20"/>
          <w:szCs w:val="20"/>
        </w:rPr>
        <w:t>).</w:t>
      </w:r>
      <w:r w:rsidR="00D006EC">
        <w:rPr>
          <w:sz w:val="20"/>
          <w:szCs w:val="20"/>
        </w:rPr>
        <w:t xml:space="preserve"> With th</w:t>
      </w:r>
      <w:r w:rsidR="007D0DBE">
        <w:rPr>
          <w:sz w:val="20"/>
          <w:szCs w:val="20"/>
        </w:rPr>
        <w:t>e</w:t>
      </w:r>
      <w:r w:rsidR="00D006EC">
        <w:rPr>
          <w:sz w:val="20"/>
          <w:szCs w:val="20"/>
        </w:rPr>
        <w:t xml:space="preserve"> method</w:t>
      </w:r>
      <w:r w:rsidR="007D0DBE">
        <w:rPr>
          <w:sz w:val="20"/>
          <w:szCs w:val="20"/>
        </w:rPr>
        <w:t xml:space="preserve"> of windowing</w:t>
      </w:r>
      <w:r w:rsidR="00D006EC">
        <w:rPr>
          <w:sz w:val="20"/>
          <w:szCs w:val="20"/>
        </w:rPr>
        <w:t>, foreshocks are treated in the same way as aftershock</w:t>
      </w:r>
      <w:r w:rsidR="005A5658">
        <w:rPr>
          <w:sz w:val="20"/>
          <w:szCs w:val="20"/>
        </w:rPr>
        <w:t>s</w:t>
      </w:r>
      <w:r w:rsidR="007D0DBE">
        <w:rPr>
          <w:sz w:val="20"/>
          <w:szCs w:val="20"/>
        </w:rPr>
        <w:t>.</w:t>
      </w:r>
    </w:p>
    <w:p w14:paraId="0A6FA938" w14:textId="05D67945" w:rsidR="008810EE" w:rsidRDefault="008810EE" w:rsidP="00BC24D1">
      <w:pPr>
        <w:autoSpaceDE w:val="0"/>
        <w:autoSpaceDN w:val="0"/>
        <w:adjustRightInd w:val="0"/>
        <w:jc w:val="both"/>
        <w:rPr>
          <w:color w:val="FF0000"/>
          <w:sz w:val="20"/>
          <w:szCs w:val="20"/>
        </w:rPr>
      </w:pPr>
      <w:r>
        <w:rPr>
          <w:sz w:val="20"/>
          <w:szCs w:val="20"/>
        </w:rPr>
        <w:lastRenderedPageBreak/>
        <w:tab/>
      </w:r>
      <w:r w:rsidR="00A315F0">
        <w:rPr>
          <w:sz w:val="20"/>
          <w:szCs w:val="20"/>
        </w:rPr>
        <w:t>Studies</w:t>
      </w:r>
      <w:r w:rsidR="00B12801">
        <w:rPr>
          <w:sz w:val="20"/>
          <w:szCs w:val="20"/>
        </w:rPr>
        <w:t xml:space="preserve"> have shown</w:t>
      </w:r>
      <w:r>
        <w:rPr>
          <w:sz w:val="20"/>
          <w:szCs w:val="20"/>
        </w:rPr>
        <w:t>, declusterin</w:t>
      </w:r>
      <w:r w:rsidR="006C6E94">
        <w:rPr>
          <w:sz w:val="20"/>
          <w:szCs w:val="20"/>
        </w:rPr>
        <w:t xml:space="preserve">g </w:t>
      </w:r>
      <w:r w:rsidR="00706AFE">
        <w:rPr>
          <w:sz w:val="20"/>
          <w:szCs w:val="20"/>
        </w:rPr>
        <w:t>may have</w:t>
      </w:r>
      <w:r w:rsidR="006C6E94">
        <w:rPr>
          <w:sz w:val="20"/>
          <w:szCs w:val="20"/>
        </w:rPr>
        <w:t xml:space="preserve"> an effect on the PSHA, this may be unwanted. For example, studies have shown that the due to the fact that aftershocks can cause considerable damage, their removal of catalogues may lead to an underestimation of the seismic rates and hence the hazard (</w:t>
      </w:r>
      <w:r w:rsidR="00104792">
        <w:rPr>
          <w:sz w:val="20"/>
          <w:szCs w:val="20"/>
        </w:rPr>
        <w:t>Taroni, 2021</w:t>
      </w:r>
      <w:r w:rsidR="006C6E94">
        <w:rPr>
          <w:sz w:val="20"/>
          <w:szCs w:val="20"/>
        </w:rPr>
        <w:t>).</w:t>
      </w:r>
      <w:r w:rsidR="00706AFE">
        <w:rPr>
          <w:sz w:val="20"/>
          <w:szCs w:val="20"/>
        </w:rPr>
        <w:t xml:space="preserve"> </w:t>
      </w:r>
      <w:r w:rsidR="00C9081A">
        <w:rPr>
          <w:sz w:val="20"/>
          <w:szCs w:val="20"/>
        </w:rPr>
        <w:t>Therefore,</w:t>
      </w:r>
      <w:r w:rsidR="00706AFE">
        <w:rPr>
          <w:sz w:val="20"/>
          <w:szCs w:val="20"/>
        </w:rPr>
        <w:t xml:space="preserve"> it should be noted that performing declustering does not mean t</w:t>
      </w:r>
      <w:r w:rsidR="00511D83">
        <w:rPr>
          <w:sz w:val="20"/>
          <w:szCs w:val="20"/>
        </w:rPr>
        <w:t>hat these dependent events are not essential for the hazard and risk.</w:t>
      </w:r>
      <w:r w:rsidR="002279DD">
        <w:rPr>
          <w:sz w:val="20"/>
          <w:szCs w:val="20"/>
        </w:rPr>
        <w:t xml:space="preserve"> </w:t>
      </w:r>
    </w:p>
    <w:p w14:paraId="6B4CF304" w14:textId="0213C8AF" w:rsidR="00350EAA" w:rsidRDefault="00350EAA" w:rsidP="00E30E89">
      <w:pPr>
        <w:autoSpaceDE w:val="0"/>
        <w:autoSpaceDN w:val="0"/>
        <w:adjustRightInd w:val="0"/>
        <w:jc w:val="both"/>
        <w:rPr>
          <w:sz w:val="20"/>
          <w:szCs w:val="20"/>
        </w:rPr>
      </w:pPr>
    </w:p>
    <w:p w14:paraId="26DF8AF9" w14:textId="5B4F8E1F" w:rsidR="00E30E89" w:rsidRPr="00D44E61" w:rsidRDefault="00350EAA" w:rsidP="00350EAA">
      <w:pPr>
        <w:pStyle w:val="Heading2"/>
        <w:keepNext w:val="0"/>
        <w:widowControl w:val="0"/>
        <w:rPr>
          <w:color w:val="FF0000"/>
        </w:rPr>
      </w:pPr>
      <w:r>
        <w:rPr>
          <w:rStyle w:val="text"/>
        </w:rPr>
        <w:t>3.</w:t>
      </w:r>
      <w:r w:rsidR="00E82210">
        <w:rPr>
          <w:rStyle w:val="text"/>
        </w:rPr>
        <w:t>3</w:t>
      </w:r>
      <w:r>
        <w:rPr>
          <w:rStyle w:val="text"/>
        </w:rPr>
        <w:t xml:space="preserve"> </w:t>
      </w:r>
      <w:r w:rsidR="00FC2667">
        <w:rPr>
          <w:rStyle w:val="text"/>
        </w:rPr>
        <w:t>Gutenberg Richter</w:t>
      </w:r>
      <w:r w:rsidR="003348EC">
        <w:rPr>
          <w:rStyle w:val="text"/>
        </w:rPr>
        <w:t xml:space="preserve"> Relationship</w:t>
      </w:r>
      <w:r w:rsidR="00D44E61">
        <w:rPr>
          <w:rStyle w:val="text"/>
        </w:rPr>
        <w:t xml:space="preserve"> </w:t>
      </w:r>
    </w:p>
    <w:p w14:paraId="5A4BE548" w14:textId="30450AFD" w:rsidR="00BC24D1" w:rsidRDefault="00350EAA" w:rsidP="00BC24D1">
      <w:pPr>
        <w:jc w:val="both"/>
        <w:rPr>
          <w:sz w:val="20"/>
          <w:szCs w:val="20"/>
        </w:rPr>
      </w:pPr>
      <w:bookmarkStart w:id="3" w:name="_Toc121566595"/>
      <w:r>
        <w:rPr>
          <w:sz w:val="20"/>
          <w:szCs w:val="20"/>
        </w:rPr>
        <w:t xml:space="preserve">The Gutenberg </w:t>
      </w:r>
      <w:r w:rsidR="0081313B">
        <w:rPr>
          <w:sz w:val="20"/>
          <w:szCs w:val="20"/>
        </w:rPr>
        <w:t xml:space="preserve">Richter (GR) relationship is essential for the PSHA, from the GR, one can find the </w:t>
      </w:r>
      <w:r w:rsidR="007568B4">
        <w:rPr>
          <w:sz w:val="20"/>
          <w:szCs w:val="20"/>
        </w:rPr>
        <w:t>annual exceedance</w:t>
      </w:r>
      <w:r w:rsidR="0081313B">
        <w:rPr>
          <w:sz w:val="20"/>
          <w:szCs w:val="20"/>
        </w:rPr>
        <w:t xml:space="preserve"> rate of a given magnitude threshold. In this study, the</w:t>
      </w:r>
      <w:r w:rsidR="00047747">
        <w:rPr>
          <w:sz w:val="20"/>
          <w:szCs w:val="20"/>
        </w:rPr>
        <w:t xml:space="preserve"> moment </w:t>
      </w:r>
      <w:r w:rsidR="0081313B">
        <w:rPr>
          <w:sz w:val="20"/>
          <w:szCs w:val="20"/>
        </w:rPr>
        <w:t>magnitudes</w:t>
      </w:r>
      <w:r w:rsidR="00047747">
        <w:rPr>
          <w:sz w:val="20"/>
          <w:szCs w:val="20"/>
        </w:rPr>
        <w:t xml:space="preserve">, </w:t>
      </w:r>
      <w:r w:rsidR="00B75A78">
        <w:rPr>
          <w:sz w:val="20"/>
          <w:szCs w:val="20"/>
        </w:rPr>
        <w:t>Mw</w:t>
      </w:r>
      <w:r w:rsidR="0081313B">
        <w:rPr>
          <w:sz w:val="20"/>
          <w:szCs w:val="20"/>
        </w:rPr>
        <w:t xml:space="preserve"> selected for analysis</w:t>
      </w:r>
      <w:r w:rsidR="001B14A2">
        <w:rPr>
          <w:sz w:val="20"/>
          <w:szCs w:val="20"/>
        </w:rPr>
        <w:t xml:space="preserve"> (the magnitudes the fitting is done for)</w:t>
      </w:r>
      <w:r w:rsidR="0081313B">
        <w:rPr>
          <w:sz w:val="20"/>
          <w:szCs w:val="20"/>
        </w:rPr>
        <w:t xml:space="preserve"> </w:t>
      </w:r>
      <w:r w:rsidR="00B75A78">
        <w:rPr>
          <w:sz w:val="20"/>
          <w:szCs w:val="20"/>
        </w:rPr>
        <w:t>range</w:t>
      </w:r>
      <w:r w:rsidR="0081313B">
        <w:rPr>
          <w:sz w:val="20"/>
          <w:szCs w:val="20"/>
        </w:rPr>
        <w:t xml:space="preserve"> from </w:t>
      </w:r>
      <w:r w:rsidR="00724810">
        <w:rPr>
          <w:sz w:val="20"/>
          <w:szCs w:val="20"/>
        </w:rPr>
        <w:t>a certain minimum magnitude</w:t>
      </w:r>
      <w:r w:rsidR="001B14A2">
        <w:rPr>
          <w:sz w:val="20"/>
          <w:szCs w:val="20"/>
        </w:rPr>
        <w:t xml:space="preserve"> to </w:t>
      </w:r>
      <w:r w:rsidR="00B75A78">
        <w:rPr>
          <w:sz w:val="20"/>
          <w:szCs w:val="20"/>
        </w:rPr>
        <w:t xml:space="preserve">the maximum magnitude of the zone’s sub </w:t>
      </w:r>
      <w:r w:rsidR="00EE0167">
        <w:rPr>
          <w:sz w:val="20"/>
          <w:szCs w:val="20"/>
        </w:rPr>
        <w:t>catalogue</w:t>
      </w:r>
      <w:r w:rsidR="001B14A2">
        <w:rPr>
          <w:sz w:val="20"/>
          <w:szCs w:val="20"/>
        </w:rPr>
        <w:t>.</w:t>
      </w:r>
      <w:r w:rsidR="0065167D">
        <w:rPr>
          <w:sz w:val="20"/>
          <w:szCs w:val="20"/>
        </w:rPr>
        <w:t xml:space="preserve"> </w:t>
      </w:r>
      <w:r w:rsidR="00C3255A">
        <w:rPr>
          <w:sz w:val="20"/>
          <w:szCs w:val="20"/>
        </w:rPr>
        <w:t xml:space="preserve">For </w:t>
      </w:r>
      <w:r w:rsidR="0065167D">
        <w:rPr>
          <w:sz w:val="20"/>
          <w:szCs w:val="20"/>
        </w:rPr>
        <w:t>Mmin, as this is in a European country, 4.5 was selected</w:t>
      </w:r>
      <w:r w:rsidR="00222F88">
        <w:rPr>
          <w:sz w:val="20"/>
          <w:szCs w:val="20"/>
        </w:rPr>
        <w:t xml:space="preserve">, this can be considered as </w:t>
      </w:r>
      <w:r w:rsidR="00D44E61">
        <w:rPr>
          <w:sz w:val="20"/>
          <w:szCs w:val="20"/>
        </w:rPr>
        <w:t>the minimum magnitude that may cause damage to a structure on the site</w:t>
      </w:r>
      <w:r w:rsidR="0065167D">
        <w:rPr>
          <w:sz w:val="20"/>
          <w:szCs w:val="20"/>
        </w:rPr>
        <w:t>.</w:t>
      </w:r>
      <w:r w:rsidR="00724810">
        <w:rPr>
          <w:sz w:val="20"/>
          <w:szCs w:val="20"/>
        </w:rPr>
        <w:t xml:space="preserve"> Again, the moment magnitude Mw is always used for </w:t>
      </w:r>
      <w:r w:rsidR="00E72C96">
        <w:rPr>
          <w:sz w:val="20"/>
          <w:szCs w:val="20"/>
        </w:rPr>
        <w:t>various</w:t>
      </w:r>
      <w:r w:rsidR="00724810">
        <w:rPr>
          <w:sz w:val="20"/>
          <w:szCs w:val="20"/>
        </w:rPr>
        <w:t xml:space="preserve"> reasons such as it is </w:t>
      </w:r>
      <w:r w:rsidR="00C3255A">
        <w:rPr>
          <w:sz w:val="20"/>
          <w:szCs w:val="20"/>
        </w:rPr>
        <w:t xml:space="preserve">physical quantity related to the </w:t>
      </w:r>
      <w:r w:rsidR="00C71503">
        <w:rPr>
          <w:sz w:val="20"/>
          <w:szCs w:val="20"/>
        </w:rPr>
        <w:t>earthquake’s</w:t>
      </w:r>
      <w:r w:rsidR="00C3255A">
        <w:rPr>
          <w:sz w:val="20"/>
          <w:szCs w:val="20"/>
        </w:rPr>
        <w:t xml:space="preserve"> energy</w:t>
      </w:r>
      <w:r w:rsidR="00724810">
        <w:rPr>
          <w:sz w:val="20"/>
          <w:szCs w:val="20"/>
        </w:rPr>
        <w:t>, hence</w:t>
      </w:r>
      <w:r w:rsidR="00DA61D0">
        <w:rPr>
          <w:sz w:val="20"/>
          <w:szCs w:val="20"/>
        </w:rPr>
        <w:t xml:space="preserve">, </w:t>
      </w:r>
      <w:r w:rsidR="00724810">
        <w:rPr>
          <w:sz w:val="20"/>
          <w:szCs w:val="20"/>
        </w:rPr>
        <w:t>saturation</w:t>
      </w:r>
      <w:r w:rsidR="00E72C96">
        <w:rPr>
          <w:sz w:val="20"/>
          <w:szCs w:val="20"/>
        </w:rPr>
        <w:t xml:space="preserve"> </w:t>
      </w:r>
      <w:r w:rsidR="00C3255A">
        <w:rPr>
          <w:sz w:val="20"/>
          <w:szCs w:val="20"/>
        </w:rPr>
        <w:t xml:space="preserve">is avoided </w:t>
      </w:r>
      <w:r w:rsidR="00E72C96">
        <w:rPr>
          <w:sz w:val="20"/>
          <w:szCs w:val="20"/>
        </w:rPr>
        <w:t>compared to other magnitude types.</w:t>
      </w:r>
    </w:p>
    <w:p w14:paraId="28604876" w14:textId="422A2989" w:rsidR="00B13D44" w:rsidRDefault="00BA288A" w:rsidP="00BC24D1">
      <w:pPr>
        <w:jc w:val="both"/>
        <w:rPr>
          <w:sz w:val="20"/>
          <w:szCs w:val="20"/>
        </w:rPr>
      </w:pPr>
      <w:r>
        <w:rPr>
          <w:sz w:val="20"/>
          <w:szCs w:val="20"/>
        </w:rPr>
        <w:tab/>
      </w:r>
      <w:r w:rsidR="009B126D">
        <w:rPr>
          <w:sz w:val="20"/>
          <w:szCs w:val="20"/>
        </w:rPr>
        <w:t>The GR is b</w:t>
      </w:r>
      <w:r>
        <w:rPr>
          <w:sz w:val="20"/>
          <w:szCs w:val="20"/>
        </w:rPr>
        <w:t>ased on an exponential dist</w:t>
      </w:r>
      <w:r w:rsidR="009B126D">
        <w:rPr>
          <w:sz w:val="20"/>
          <w:szCs w:val="20"/>
        </w:rPr>
        <w:t>ribution</w:t>
      </w:r>
      <w:r>
        <w:rPr>
          <w:sz w:val="20"/>
          <w:szCs w:val="20"/>
        </w:rPr>
        <w:t xml:space="preserve"> that can be given by</w:t>
      </w:r>
      <w:r w:rsidR="009B126D">
        <w:rPr>
          <w:sz w:val="20"/>
          <w:szCs w:val="20"/>
        </w:rPr>
        <w:t xml:space="preserve">: </w:t>
      </w:r>
      <m:oMath>
        <m:func>
          <m:funcPr>
            <m:ctrlPr>
              <w:rPr>
                <w:rFonts w:ascii="Cambria Math" w:hAnsi="Cambria Math"/>
                <w:i/>
                <w:sz w:val="20"/>
                <w:szCs w:val="20"/>
              </w:rPr>
            </m:ctrlPr>
          </m:funcPr>
          <m:fName>
            <m:sSub>
              <m:sSubPr>
                <m:ctrlPr>
                  <w:rPr>
                    <w:rFonts w:ascii="Cambria Math" w:hAnsi="Cambria Math"/>
                    <w:i/>
                    <w:sz w:val="20"/>
                    <w:szCs w:val="20"/>
                  </w:rPr>
                </m:ctrlPr>
              </m:sSubPr>
              <m:e>
                <m:r>
                  <m:rPr>
                    <m:sty m:val="p"/>
                  </m:rPr>
                  <w:rPr>
                    <w:rFonts w:ascii="Cambria Math" w:hAnsi="Cambria Math"/>
                    <w:sz w:val="20"/>
                    <w:szCs w:val="20"/>
                  </w:rPr>
                  <m:t>log</m:t>
                </m:r>
              </m:e>
              <m:sub>
                <m:r>
                  <w:rPr>
                    <w:rFonts w:ascii="Cambria Math" w:hAnsi="Cambria Math"/>
                    <w:sz w:val="20"/>
                    <w:szCs w:val="20"/>
                  </w:rPr>
                  <m:t>10</m:t>
                </m:r>
              </m:sub>
            </m:sSub>
          </m:fName>
          <m:e>
            <m:r>
              <w:rPr>
                <w:rFonts w:ascii="Cambria Math" w:hAnsi="Cambria Math"/>
                <w:sz w:val="20"/>
                <w:szCs w:val="20"/>
              </w:rPr>
              <m:t>N</m:t>
            </m:r>
            <m:d>
              <m:dPr>
                <m:ctrlPr>
                  <w:rPr>
                    <w:rFonts w:ascii="Cambria Math" w:hAnsi="Cambria Math"/>
                    <w:i/>
                    <w:sz w:val="20"/>
                    <w:szCs w:val="20"/>
                  </w:rPr>
                </m:ctrlPr>
              </m:dPr>
              <m:e>
                <m:r>
                  <w:rPr>
                    <w:rFonts w:ascii="Cambria Math" w:hAnsi="Cambria Math"/>
                    <w:sz w:val="20"/>
                    <w:szCs w:val="20"/>
                  </w:rPr>
                  <m:t>M≥m</m:t>
                </m:r>
              </m:e>
            </m:d>
            <m:r>
              <w:rPr>
                <w:rFonts w:ascii="Cambria Math" w:hAnsi="Cambria Math"/>
                <w:sz w:val="20"/>
                <w:szCs w:val="20"/>
              </w:rPr>
              <m:t>=a-bm</m:t>
            </m:r>
          </m:e>
        </m:func>
      </m:oMath>
      <w:r w:rsidR="00EE0167">
        <w:rPr>
          <w:sz w:val="20"/>
          <w:szCs w:val="20"/>
        </w:rPr>
        <w:t xml:space="preserve">. Where </w:t>
      </w:r>
      <m:oMath>
        <m:r>
          <w:rPr>
            <w:rFonts w:ascii="Cambria Math" w:hAnsi="Cambria Math"/>
            <w:sz w:val="20"/>
            <w:szCs w:val="20"/>
          </w:rPr>
          <m:t>N</m:t>
        </m:r>
      </m:oMath>
      <w:r w:rsidR="00EE0167">
        <w:rPr>
          <w:sz w:val="20"/>
          <w:szCs w:val="20"/>
        </w:rPr>
        <w:t xml:space="preserve">, is the number of earthquakes greater than a </w:t>
      </w:r>
      <w:r w:rsidR="00EA755B">
        <w:rPr>
          <w:sz w:val="20"/>
          <w:szCs w:val="20"/>
        </w:rPr>
        <w:t>particular</w:t>
      </w:r>
      <w:r w:rsidR="00EE0167">
        <w:rPr>
          <w:sz w:val="20"/>
          <w:szCs w:val="20"/>
        </w:rPr>
        <w:t xml:space="preserve"> magnitude threshold e.g. 4.5.</w:t>
      </w:r>
      <w:r w:rsidR="00E441A9">
        <w:rPr>
          <w:sz w:val="20"/>
          <w:szCs w:val="20"/>
        </w:rPr>
        <w:t xml:space="preserve"> Also, </w:t>
      </w:r>
      <m:oMath>
        <m:r>
          <w:rPr>
            <w:rFonts w:ascii="Cambria Math" w:hAnsi="Cambria Math"/>
            <w:sz w:val="20"/>
            <w:szCs w:val="20"/>
          </w:rPr>
          <m:t>a</m:t>
        </m:r>
      </m:oMath>
      <w:r w:rsidR="00E441A9">
        <w:rPr>
          <w:sz w:val="20"/>
          <w:szCs w:val="20"/>
        </w:rPr>
        <w:t xml:space="preserve"> and </w:t>
      </w:r>
      <m:oMath>
        <m:r>
          <w:rPr>
            <w:rFonts w:ascii="Cambria Math" w:hAnsi="Cambria Math"/>
            <w:sz w:val="20"/>
            <w:szCs w:val="20"/>
          </w:rPr>
          <m:t>b</m:t>
        </m:r>
      </m:oMath>
      <w:r w:rsidR="00E441A9">
        <w:rPr>
          <w:sz w:val="20"/>
          <w:szCs w:val="20"/>
        </w:rPr>
        <w:t xml:space="preserve"> are the model parameters</w:t>
      </w:r>
      <w:r w:rsidR="00EA755B">
        <w:rPr>
          <w:sz w:val="20"/>
          <w:szCs w:val="20"/>
        </w:rPr>
        <w:t>.</w:t>
      </w:r>
      <w:r w:rsidR="00DD18E2">
        <w:rPr>
          <w:sz w:val="20"/>
          <w:szCs w:val="20"/>
        </w:rPr>
        <w:t xml:space="preserve"> </w:t>
      </w:r>
      <m:oMath>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a</m:t>
            </m:r>
          </m:sup>
        </m:sSup>
      </m:oMath>
      <w:r w:rsidR="00DD18E2">
        <w:rPr>
          <w:sz w:val="20"/>
          <w:szCs w:val="20"/>
        </w:rPr>
        <w:t xml:space="preserve"> represents the activity rate (</w:t>
      </w:r>
      <w:r w:rsidR="00DA61D0">
        <w:rPr>
          <w:sz w:val="20"/>
          <w:szCs w:val="20"/>
        </w:rPr>
        <w:t>McGuire, 2004</w:t>
      </w:r>
      <w:r w:rsidR="00DD18E2">
        <w:rPr>
          <w:sz w:val="20"/>
          <w:szCs w:val="20"/>
        </w:rPr>
        <w:t>), or seismicity rate for zero magnitude earthquakes.</w:t>
      </w:r>
      <w:r w:rsidR="00B81EE3">
        <w:rPr>
          <w:sz w:val="20"/>
          <w:szCs w:val="20"/>
        </w:rPr>
        <w:t xml:space="preserve"> The parameter </w:t>
      </w:r>
      <m:oMath>
        <m:r>
          <w:rPr>
            <w:rFonts w:ascii="Cambria Math" w:hAnsi="Cambria Math"/>
            <w:sz w:val="20"/>
            <w:szCs w:val="20"/>
          </w:rPr>
          <m:t>b</m:t>
        </m:r>
      </m:oMath>
      <w:r w:rsidR="00B81EE3">
        <w:rPr>
          <w:sz w:val="20"/>
          <w:szCs w:val="20"/>
        </w:rPr>
        <w:t xml:space="preserve">, is also known as the GR </w:t>
      </w:r>
      <m:oMath>
        <m:r>
          <w:rPr>
            <w:rFonts w:ascii="Cambria Math" w:hAnsi="Cambria Math"/>
            <w:sz w:val="20"/>
            <w:szCs w:val="20"/>
          </w:rPr>
          <m:t>b-value</m:t>
        </m:r>
      </m:oMath>
      <w:r w:rsidR="00B81EE3">
        <w:rPr>
          <w:sz w:val="20"/>
          <w:szCs w:val="20"/>
        </w:rPr>
        <w:t xml:space="preserve">, is close normally to </w:t>
      </w:r>
      <w:r w:rsidR="00AC3312">
        <w:rPr>
          <w:sz w:val="20"/>
          <w:szCs w:val="20"/>
        </w:rPr>
        <w:t>unity, as</w:t>
      </w:r>
      <w:r w:rsidR="0065167D">
        <w:rPr>
          <w:sz w:val="20"/>
          <w:szCs w:val="20"/>
        </w:rPr>
        <w:t xml:space="preserve"> this is also the slope of the GR plot</w:t>
      </w:r>
      <w:r w:rsidR="0015673F">
        <w:rPr>
          <w:sz w:val="20"/>
          <w:szCs w:val="20"/>
        </w:rPr>
        <w:t xml:space="preserve">. </w:t>
      </w:r>
      <w:r w:rsidR="00AC3312">
        <w:rPr>
          <w:sz w:val="20"/>
          <w:szCs w:val="20"/>
        </w:rPr>
        <w:t xml:space="preserve">Performing the GR fitting for zones 1 and 2, the plots are shown in Figures </w:t>
      </w:r>
      <w:r w:rsidR="00893E81">
        <w:rPr>
          <w:sz w:val="20"/>
          <w:szCs w:val="20"/>
        </w:rPr>
        <w:t>5</w:t>
      </w:r>
      <w:r w:rsidR="000C4527">
        <w:rPr>
          <w:sz w:val="20"/>
          <w:szCs w:val="20"/>
        </w:rPr>
        <w:t>(</w:t>
      </w:r>
      <w:r w:rsidR="00AC3312">
        <w:rPr>
          <w:sz w:val="20"/>
          <w:szCs w:val="20"/>
        </w:rPr>
        <w:t>a</w:t>
      </w:r>
      <w:r w:rsidR="000C4527">
        <w:rPr>
          <w:sz w:val="20"/>
          <w:szCs w:val="20"/>
        </w:rPr>
        <w:t>)</w:t>
      </w:r>
      <w:r w:rsidR="00AC3312">
        <w:rPr>
          <w:sz w:val="20"/>
          <w:szCs w:val="20"/>
        </w:rPr>
        <w:t xml:space="preserve"> and </w:t>
      </w:r>
      <w:r w:rsidR="00893E81">
        <w:rPr>
          <w:sz w:val="20"/>
          <w:szCs w:val="20"/>
        </w:rPr>
        <w:t>5</w:t>
      </w:r>
      <w:r w:rsidR="000C4527">
        <w:rPr>
          <w:sz w:val="20"/>
          <w:szCs w:val="20"/>
        </w:rPr>
        <w:t>(</w:t>
      </w:r>
      <w:r w:rsidR="00AC3312">
        <w:rPr>
          <w:sz w:val="20"/>
          <w:szCs w:val="20"/>
        </w:rPr>
        <w:t>b</w:t>
      </w:r>
      <w:r w:rsidR="000C4527">
        <w:rPr>
          <w:sz w:val="20"/>
          <w:szCs w:val="20"/>
        </w:rPr>
        <w:t>)</w:t>
      </w:r>
      <w:r w:rsidR="00AC3312">
        <w:rPr>
          <w:sz w:val="20"/>
          <w:szCs w:val="20"/>
        </w:rPr>
        <w:t>, in addition</w:t>
      </w:r>
      <w:r w:rsidR="000C4527">
        <w:rPr>
          <w:sz w:val="20"/>
          <w:szCs w:val="20"/>
        </w:rPr>
        <w:t>,</w:t>
      </w:r>
      <w:r w:rsidR="00AC3312">
        <w:rPr>
          <w:sz w:val="20"/>
          <w:szCs w:val="20"/>
        </w:rPr>
        <w:t xml:space="preserve"> the plots also contain key information regarding the </w:t>
      </w:r>
      <w:r w:rsidR="00957278">
        <w:rPr>
          <w:sz w:val="20"/>
          <w:szCs w:val="20"/>
        </w:rPr>
        <w:t xml:space="preserve">model </w:t>
      </w:r>
      <w:r w:rsidR="00B13D44">
        <w:rPr>
          <w:sz w:val="20"/>
          <w:szCs w:val="20"/>
        </w:rPr>
        <w:t>parameters</w:t>
      </w:r>
      <w:r w:rsidR="00957278">
        <w:rPr>
          <w:sz w:val="20"/>
          <w:szCs w:val="20"/>
        </w:rPr>
        <w:t>.</w:t>
      </w:r>
    </w:p>
    <w:p w14:paraId="7D8EE8AA" w14:textId="77777777" w:rsidR="00B13D44" w:rsidRDefault="00B13D44" w:rsidP="00BC24D1">
      <w:pPr>
        <w:jc w:val="both"/>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4"/>
      </w:tblGrid>
      <w:tr w:rsidR="00B13D44" w14:paraId="6E110B5D" w14:textId="77777777" w:rsidTr="00626CEE">
        <w:trPr>
          <w:trHeight w:val="3611"/>
        </w:trPr>
        <w:tc>
          <w:tcPr>
            <w:tcW w:w="4508" w:type="dxa"/>
          </w:tcPr>
          <w:p w14:paraId="093928C1" w14:textId="77777777" w:rsidR="00B13D44" w:rsidRDefault="00B13D44" w:rsidP="00B13D44">
            <w:pPr>
              <w:jc w:val="center"/>
              <w:rPr>
                <w:sz w:val="20"/>
                <w:szCs w:val="20"/>
              </w:rPr>
            </w:pPr>
            <w:r w:rsidRPr="00B13D44">
              <w:rPr>
                <w:noProof/>
                <w:sz w:val="20"/>
                <w:szCs w:val="20"/>
              </w:rPr>
              <w:drawing>
                <wp:inline distT="0" distB="0" distL="0" distR="0" wp14:anchorId="35FC7F1C" wp14:editId="6284228E">
                  <wp:extent cx="2880000" cy="2159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0000" cy="2159920"/>
                          </a:xfrm>
                          <a:prstGeom prst="rect">
                            <a:avLst/>
                          </a:prstGeom>
                        </pic:spPr>
                      </pic:pic>
                    </a:graphicData>
                  </a:graphic>
                </wp:inline>
              </w:drawing>
            </w:r>
          </w:p>
        </w:tc>
        <w:tc>
          <w:tcPr>
            <w:tcW w:w="4509" w:type="dxa"/>
          </w:tcPr>
          <w:p w14:paraId="70DD1F92" w14:textId="3ADB6BDB" w:rsidR="00B13D44" w:rsidRDefault="008461D4" w:rsidP="00B13D44">
            <w:pPr>
              <w:jc w:val="center"/>
              <w:rPr>
                <w:sz w:val="20"/>
                <w:szCs w:val="20"/>
              </w:rPr>
            </w:pPr>
            <w:r w:rsidRPr="008461D4">
              <w:rPr>
                <w:noProof/>
                <w:sz w:val="20"/>
                <w:szCs w:val="20"/>
              </w:rPr>
              <w:drawing>
                <wp:inline distT="0" distB="0" distL="0" distR="0" wp14:anchorId="0EC57D37" wp14:editId="6785884B">
                  <wp:extent cx="2880000" cy="2159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0000" cy="2159920"/>
                          </a:xfrm>
                          <a:prstGeom prst="rect">
                            <a:avLst/>
                          </a:prstGeom>
                        </pic:spPr>
                      </pic:pic>
                    </a:graphicData>
                  </a:graphic>
                </wp:inline>
              </w:drawing>
            </w:r>
          </w:p>
        </w:tc>
      </w:tr>
      <w:tr w:rsidR="008461D4" w14:paraId="24AB8EBC" w14:textId="77777777" w:rsidTr="00626CEE">
        <w:trPr>
          <w:trHeight w:val="134"/>
        </w:trPr>
        <w:tc>
          <w:tcPr>
            <w:tcW w:w="4508" w:type="dxa"/>
          </w:tcPr>
          <w:p w14:paraId="00A15CF8" w14:textId="11FBC386" w:rsidR="008461D4" w:rsidRPr="00B13D44" w:rsidRDefault="008461D4" w:rsidP="00B13D44">
            <w:pPr>
              <w:jc w:val="center"/>
              <w:rPr>
                <w:sz w:val="20"/>
                <w:szCs w:val="20"/>
              </w:rPr>
            </w:pPr>
            <w:r w:rsidRPr="00FF3910">
              <w:rPr>
                <w:b/>
                <w:iCs/>
                <w:noProof/>
                <w:sz w:val="20"/>
                <w:szCs w:val="20"/>
              </w:rPr>
              <w:t xml:space="preserve">Figure </w:t>
            </w:r>
            <w:r w:rsidR="00893E81">
              <w:rPr>
                <w:b/>
                <w:iCs/>
                <w:noProof/>
                <w:sz w:val="20"/>
                <w:szCs w:val="20"/>
              </w:rPr>
              <w:t>5</w:t>
            </w:r>
            <w:r>
              <w:rPr>
                <w:b/>
                <w:iCs/>
                <w:noProof/>
                <w:sz w:val="20"/>
                <w:szCs w:val="20"/>
              </w:rPr>
              <w:t>(a)</w:t>
            </w:r>
            <w:r w:rsidRPr="00FF3910">
              <w:rPr>
                <w:b/>
                <w:iCs/>
                <w:noProof/>
                <w:sz w:val="20"/>
                <w:szCs w:val="20"/>
              </w:rPr>
              <w:t xml:space="preserve">: </w:t>
            </w:r>
            <w:r>
              <w:rPr>
                <w:b/>
                <w:iCs/>
                <w:noProof/>
                <w:sz w:val="20"/>
                <w:szCs w:val="20"/>
              </w:rPr>
              <w:t>Zone 1</w:t>
            </w:r>
          </w:p>
        </w:tc>
        <w:tc>
          <w:tcPr>
            <w:tcW w:w="4509" w:type="dxa"/>
          </w:tcPr>
          <w:p w14:paraId="49783C3B" w14:textId="4F7F457E" w:rsidR="008461D4" w:rsidRPr="008461D4" w:rsidRDefault="008461D4" w:rsidP="00B13D44">
            <w:pPr>
              <w:jc w:val="center"/>
              <w:rPr>
                <w:sz w:val="20"/>
                <w:szCs w:val="20"/>
              </w:rPr>
            </w:pPr>
            <w:r w:rsidRPr="00FF3910">
              <w:rPr>
                <w:b/>
                <w:iCs/>
                <w:noProof/>
                <w:sz w:val="20"/>
                <w:szCs w:val="20"/>
              </w:rPr>
              <w:t xml:space="preserve">Figure </w:t>
            </w:r>
            <w:r w:rsidR="00893E81">
              <w:rPr>
                <w:b/>
                <w:iCs/>
                <w:noProof/>
                <w:sz w:val="20"/>
                <w:szCs w:val="20"/>
              </w:rPr>
              <w:t>5</w:t>
            </w:r>
            <w:r>
              <w:rPr>
                <w:b/>
                <w:iCs/>
                <w:noProof/>
                <w:sz w:val="20"/>
                <w:szCs w:val="20"/>
              </w:rPr>
              <w:t>(b)</w:t>
            </w:r>
            <w:r w:rsidRPr="00FF3910">
              <w:rPr>
                <w:b/>
                <w:iCs/>
                <w:noProof/>
                <w:sz w:val="20"/>
                <w:szCs w:val="20"/>
              </w:rPr>
              <w:t xml:space="preserve">: </w:t>
            </w:r>
            <w:r>
              <w:rPr>
                <w:b/>
                <w:iCs/>
                <w:noProof/>
                <w:sz w:val="20"/>
                <w:szCs w:val="20"/>
              </w:rPr>
              <w:t>Zone 2</w:t>
            </w:r>
          </w:p>
        </w:tc>
      </w:tr>
    </w:tbl>
    <w:p w14:paraId="663D1CD2" w14:textId="26FAFB06" w:rsidR="001B14A2" w:rsidRDefault="001B14A2" w:rsidP="00BC24D1">
      <w:pPr>
        <w:jc w:val="both"/>
        <w:rPr>
          <w:sz w:val="20"/>
          <w:szCs w:val="20"/>
        </w:rPr>
      </w:pPr>
      <w:r>
        <w:rPr>
          <w:sz w:val="20"/>
          <w:szCs w:val="20"/>
        </w:rPr>
        <w:tab/>
      </w:r>
    </w:p>
    <w:p w14:paraId="69868E5B" w14:textId="6234374E" w:rsidR="001B14A2" w:rsidRDefault="00DA59E4" w:rsidP="00BC24D1">
      <w:pPr>
        <w:jc w:val="both"/>
        <w:rPr>
          <w:sz w:val="20"/>
          <w:szCs w:val="20"/>
        </w:rPr>
      </w:pPr>
      <w:r>
        <w:rPr>
          <w:sz w:val="20"/>
          <w:szCs w:val="20"/>
        </w:rPr>
        <w:t xml:space="preserve">The annual exceedance rate of the minimum magnitude </w:t>
      </w:r>
      <m:oMath>
        <m:r>
          <w:rPr>
            <w:rFonts w:ascii="Cambria Math" w:hAnsi="Cambria Math"/>
            <w:sz w:val="20"/>
            <w:szCs w:val="20"/>
          </w:rPr>
          <m:t>λ</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w,min</m:t>
                </m:r>
              </m:sub>
            </m:sSub>
          </m:e>
        </m:d>
      </m:oMath>
      <w:r>
        <w:rPr>
          <w:sz w:val="20"/>
          <w:szCs w:val="20"/>
        </w:rPr>
        <w:t xml:space="preserve">, can be read of the plots, for zone 1, this value is 0.64, whereas for zone 2, it is 0.81. This implies that zone 2 </w:t>
      </w:r>
      <w:r w:rsidR="007023D1">
        <w:rPr>
          <w:sz w:val="20"/>
          <w:szCs w:val="20"/>
        </w:rPr>
        <w:t>has more seismic activity than</w:t>
      </w:r>
      <w:r>
        <w:rPr>
          <w:sz w:val="20"/>
          <w:szCs w:val="20"/>
        </w:rPr>
        <w:t xml:space="preserve"> zone </w:t>
      </w:r>
      <w:r w:rsidR="003C73CA">
        <w:rPr>
          <w:sz w:val="20"/>
          <w:szCs w:val="20"/>
        </w:rPr>
        <w:t>1</w:t>
      </w:r>
      <w:r w:rsidR="007023D1">
        <w:rPr>
          <w:sz w:val="20"/>
          <w:szCs w:val="20"/>
        </w:rPr>
        <w:t xml:space="preserve"> </w:t>
      </w:r>
      <w:r w:rsidR="003C73CA">
        <w:rPr>
          <w:sz w:val="20"/>
          <w:szCs w:val="20"/>
        </w:rPr>
        <w:t>(</w:t>
      </w:r>
      <w:r w:rsidR="007023D1">
        <w:rPr>
          <w:sz w:val="20"/>
          <w:szCs w:val="20"/>
        </w:rPr>
        <w:t>for the given minimum magnitude</w:t>
      </w:r>
      <w:r w:rsidR="003C73CA">
        <w:rPr>
          <w:sz w:val="20"/>
          <w:szCs w:val="20"/>
        </w:rPr>
        <w:t>)</w:t>
      </w:r>
      <w:r>
        <w:rPr>
          <w:sz w:val="20"/>
          <w:szCs w:val="20"/>
        </w:rPr>
        <w:t>, as it has a higher earthquake occurrence.</w:t>
      </w:r>
      <w:r w:rsidR="00780809">
        <w:rPr>
          <w:sz w:val="20"/>
          <w:szCs w:val="20"/>
        </w:rPr>
        <w:t xml:space="preserve"> Furthermore, the values of the parameters </w:t>
      </w:r>
      <m:oMath>
        <m:r>
          <w:rPr>
            <w:rFonts w:ascii="Cambria Math" w:hAnsi="Cambria Math"/>
            <w:sz w:val="20"/>
            <w:szCs w:val="20"/>
          </w:rPr>
          <m:t>a, b</m:t>
        </m:r>
      </m:oMath>
      <w:r w:rsidR="00780809">
        <w:rPr>
          <w:sz w:val="20"/>
          <w:szCs w:val="20"/>
        </w:rPr>
        <w:t xml:space="preserve"> is 3.33, 0.78 for zone 1 and 4.33, 0.98 for zone 2.</w:t>
      </w:r>
      <w:r w:rsidR="007023D1">
        <w:rPr>
          <w:sz w:val="20"/>
          <w:szCs w:val="20"/>
        </w:rPr>
        <w:t xml:space="preserve"> </w:t>
      </w:r>
      <w:r w:rsidR="002B291F">
        <w:rPr>
          <w:sz w:val="20"/>
          <w:szCs w:val="20"/>
        </w:rPr>
        <w:t xml:space="preserve"> </w:t>
      </w:r>
    </w:p>
    <w:p w14:paraId="34DE9B61" w14:textId="4AB15CEB" w:rsidR="00261564" w:rsidRDefault="001B14A2" w:rsidP="00BC24D1">
      <w:pPr>
        <w:jc w:val="both"/>
        <w:rPr>
          <w:sz w:val="20"/>
          <w:szCs w:val="20"/>
        </w:rPr>
      </w:pPr>
      <w:r>
        <w:rPr>
          <w:sz w:val="20"/>
          <w:szCs w:val="20"/>
        </w:rPr>
        <w:tab/>
      </w:r>
      <w:r w:rsidR="00A1205B">
        <w:rPr>
          <w:sz w:val="20"/>
          <w:szCs w:val="20"/>
        </w:rPr>
        <w:t xml:space="preserve">Also, regarding </w:t>
      </w:r>
      <w:r>
        <w:rPr>
          <w:sz w:val="20"/>
          <w:szCs w:val="20"/>
        </w:rPr>
        <w:t>completeness</w:t>
      </w:r>
      <w:r w:rsidR="009A6627">
        <w:rPr>
          <w:sz w:val="20"/>
          <w:szCs w:val="20"/>
        </w:rPr>
        <w:t xml:space="preserve">, </w:t>
      </w:r>
      <w:r w:rsidR="00A1205B">
        <w:rPr>
          <w:sz w:val="20"/>
          <w:szCs w:val="20"/>
        </w:rPr>
        <w:t xml:space="preserve">this can be investigated again using the GR plot, </w:t>
      </w:r>
      <w:r w:rsidR="00237670">
        <w:rPr>
          <w:sz w:val="20"/>
          <w:szCs w:val="20"/>
        </w:rPr>
        <w:t xml:space="preserve">when the points closely </w:t>
      </w:r>
      <w:r w:rsidR="0099146F">
        <w:rPr>
          <w:sz w:val="20"/>
          <w:szCs w:val="20"/>
        </w:rPr>
        <w:t>agree</w:t>
      </w:r>
      <w:r w:rsidR="00237670">
        <w:rPr>
          <w:sz w:val="20"/>
          <w:szCs w:val="20"/>
        </w:rPr>
        <w:t xml:space="preserve"> </w:t>
      </w:r>
      <w:r w:rsidR="0099146F">
        <w:rPr>
          <w:sz w:val="20"/>
          <w:szCs w:val="20"/>
        </w:rPr>
        <w:t>with</w:t>
      </w:r>
      <w:r w:rsidR="00237670">
        <w:rPr>
          <w:sz w:val="20"/>
          <w:szCs w:val="20"/>
        </w:rPr>
        <w:t xml:space="preserve"> the fit, it shows the catalogue complete</w:t>
      </w:r>
      <w:r w:rsidR="0099146F">
        <w:rPr>
          <w:sz w:val="20"/>
          <w:szCs w:val="20"/>
        </w:rPr>
        <w:t>ness</w:t>
      </w:r>
      <w:r w:rsidR="00237670">
        <w:rPr>
          <w:sz w:val="20"/>
          <w:szCs w:val="20"/>
        </w:rPr>
        <w:t xml:space="preserve"> for those values of magnitude. As seen from Figures </w:t>
      </w:r>
      <w:r w:rsidR="00E81C72">
        <w:rPr>
          <w:sz w:val="20"/>
          <w:szCs w:val="20"/>
        </w:rPr>
        <w:t>5</w:t>
      </w:r>
      <w:r w:rsidR="00237670">
        <w:rPr>
          <w:sz w:val="20"/>
          <w:szCs w:val="20"/>
        </w:rPr>
        <w:t xml:space="preserve">(a) and </w:t>
      </w:r>
      <w:r w:rsidR="00E81C72">
        <w:rPr>
          <w:sz w:val="20"/>
          <w:szCs w:val="20"/>
        </w:rPr>
        <w:t>5</w:t>
      </w:r>
      <w:r w:rsidR="00237670">
        <w:rPr>
          <w:sz w:val="20"/>
          <w:szCs w:val="20"/>
        </w:rPr>
        <w:t xml:space="preserve">(b), </w:t>
      </w:r>
      <w:r w:rsidR="0055009B">
        <w:rPr>
          <w:sz w:val="20"/>
          <w:szCs w:val="20"/>
        </w:rPr>
        <w:t>for</w:t>
      </w:r>
      <w:r w:rsidR="0099146F">
        <w:rPr>
          <w:sz w:val="20"/>
          <w:szCs w:val="20"/>
        </w:rPr>
        <w:t xml:space="preserve"> </w:t>
      </w:r>
      <w:r w:rsidR="00237670">
        <w:rPr>
          <w:sz w:val="20"/>
          <w:szCs w:val="20"/>
        </w:rPr>
        <w:t xml:space="preserve">he case of zone 1, there is completeness from the magnitude of 4.5, up to roughly 6, after which the points start to deviate from the line. </w:t>
      </w:r>
      <w:r w:rsidR="0055009B">
        <w:rPr>
          <w:sz w:val="20"/>
          <w:szCs w:val="20"/>
        </w:rPr>
        <w:t>Similarly,</w:t>
      </w:r>
      <w:r w:rsidR="00237670">
        <w:rPr>
          <w:sz w:val="20"/>
          <w:szCs w:val="20"/>
        </w:rPr>
        <w:t xml:space="preserve"> for zone 2, Figure </w:t>
      </w:r>
      <w:r w:rsidR="0006648B">
        <w:rPr>
          <w:sz w:val="20"/>
          <w:szCs w:val="20"/>
        </w:rPr>
        <w:t>5</w:t>
      </w:r>
      <w:r w:rsidR="00237670">
        <w:rPr>
          <w:sz w:val="20"/>
          <w:szCs w:val="20"/>
        </w:rPr>
        <w:t>(b) indicates completeness for magnitudes ranging from 4.5 to just after 5.5, after which some of the points tend to deviate from the fitting line.</w:t>
      </w:r>
    </w:p>
    <w:p w14:paraId="07157292" w14:textId="27A03725" w:rsidR="000E1556" w:rsidRDefault="000E1556" w:rsidP="00BC24D1">
      <w:pPr>
        <w:jc w:val="both"/>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4"/>
      </w:tblGrid>
      <w:tr w:rsidR="000E1556" w14:paraId="4EC93AB2" w14:textId="77777777" w:rsidTr="00CB48EE">
        <w:tc>
          <w:tcPr>
            <w:tcW w:w="4508" w:type="dxa"/>
          </w:tcPr>
          <w:p w14:paraId="33E2466D" w14:textId="140B04D0" w:rsidR="000E1556" w:rsidRDefault="000E1556" w:rsidP="00BC24D1">
            <w:pPr>
              <w:jc w:val="both"/>
              <w:rPr>
                <w:sz w:val="20"/>
                <w:szCs w:val="20"/>
              </w:rPr>
            </w:pPr>
            <w:r w:rsidRPr="000E1556">
              <w:rPr>
                <w:noProof/>
                <w:sz w:val="20"/>
                <w:szCs w:val="20"/>
              </w:rPr>
              <w:drawing>
                <wp:inline distT="0" distB="0" distL="0" distR="0" wp14:anchorId="05C45CDC" wp14:editId="7CEA7CE4">
                  <wp:extent cx="2878000" cy="127810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3966" b="16820"/>
                          <a:stretch/>
                        </pic:blipFill>
                        <pic:spPr bwMode="auto">
                          <a:xfrm>
                            <a:off x="0" y="0"/>
                            <a:ext cx="2878000" cy="1278109"/>
                          </a:xfrm>
                          <a:prstGeom prst="rect">
                            <a:avLst/>
                          </a:prstGeom>
                          <a:ln>
                            <a:noFill/>
                          </a:ln>
                          <a:extLst>
                            <a:ext uri="{53640926-AAD7-44D8-BBD7-CCE9431645EC}">
                              <a14:shadowObscured xmlns:a14="http://schemas.microsoft.com/office/drawing/2010/main"/>
                            </a:ext>
                          </a:extLst>
                        </pic:spPr>
                      </pic:pic>
                    </a:graphicData>
                  </a:graphic>
                </wp:inline>
              </w:drawing>
            </w:r>
          </w:p>
        </w:tc>
        <w:tc>
          <w:tcPr>
            <w:tcW w:w="4509" w:type="dxa"/>
          </w:tcPr>
          <w:p w14:paraId="0AB4A276" w14:textId="30AC89E2" w:rsidR="000E1556" w:rsidRDefault="000E1556" w:rsidP="00BC24D1">
            <w:pPr>
              <w:jc w:val="both"/>
              <w:rPr>
                <w:sz w:val="20"/>
                <w:szCs w:val="20"/>
              </w:rPr>
            </w:pPr>
            <w:r w:rsidRPr="000E1556">
              <w:rPr>
                <w:noProof/>
                <w:sz w:val="20"/>
                <w:szCs w:val="20"/>
              </w:rPr>
              <w:drawing>
                <wp:inline distT="0" distB="0" distL="0" distR="0" wp14:anchorId="663264E3" wp14:editId="42EF99C2">
                  <wp:extent cx="2879090" cy="127810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3962" b="16845"/>
                          <a:stretch/>
                        </pic:blipFill>
                        <pic:spPr bwMode="auto">
                          <a:xfrm>
                            <a:off x="0" y="0"/>
                            <a:ext cx="2879090" cy="1278109"/>
                          </a:xfrm>
                          <a:prstGeom prst="rect">
                            <a:avLst/>
                          </a:prstGeom>
                          <a:ln>
                            <a:noFill/>
                          </a:ln>
                          <a:extLst>
                            <a:ext uri="{53640926-AAD7-44D8-BBD7-CCE9431645EC}">
                              <a14:shadowObscured xmlns:a14="http://schemas.microsoft.com/office/drawing/2010/main"/>
                            </a:ext>
                          </a:extLst>
                        </pic:spPr>
                      </pic:pic>
                    </a:graphicData>
                  </a:graphic>
                </wp:inline>
              </w:drawing>
            </w:r>
          </w:p>
        </w:tc>
      </w:tr>
      <w:tr w:rsidR="000E1556" w14:paraId="2B3944DC" w14:textId="77777777" w:rsidTr="00CB48EE">
        <w:tc>
          <w:tcPr>
            <w:tcW w:w="4508" w:type="dxa"/>
          </w:tcPr>
          <w:p w14:paraId="18DD907D" w14:textId="1893CBD6" w:rsidR="000E1556" w:rsidRDefault="00E707B2" w:rsidP="00E707B2">
            <w:pPr>
              <w:jc w:val="center"/>
              <w:rPr>
                <w:sz w:val="20"/>
                <w:szCs w:val="20"/>
              </w:rPr>
            </w:pPr>
            <w:r w:rsidRPr="00FF3910">
              <w:rPr>
                <w:b/>
                <w:iCs/>
                <w:noProof/>
                <w:sz w:val="20"/>
                <w:szCs w:val="20"/>
              </w:rPr>
              <w:t xml:space="preserve">Figure </w:t>
            </w:r>
            <w:r w:rsidR="00166C7A">
              <w:rPr>
                <w:b/>
                <w:iCs/>
                <w:noProof/>
                <w:sz w:val="20"/>
                <w:szCs w:val="20"/>
              </w:rPr>
              <w:t>6</w:t>
            </w:r>
            <w:r>
              <w:rPr>
                <w:b/>
                <w:iCs/>
                <w:noProof/>
                <w:sz w:val="20"/>
                <w:szCs w:val="20"/>
              </w:rPr>
              <w:t>(a)</w:t>
            </w:r>
            <w:r w:rsidRPr="00FF3910">
              <w:rPr>
                <w:b/>
                <w:iCs/>
                <w:noProof/>
                <w:sz w:val="20"/>
                <w:szCs w:val="20"/>
              </w:rPr>
              <w:t xml:space="preserve">: </w:t>
            </w:r>
            <w:r>
              <w:rPr>
                <w:b/>
                <w:iCs/>
                <w:noProof/>
                <w:sz w:val="20"/>
                <w:szCs w:val="20"/>
              </w:rPr>
              <w:t>Zone 1</w:t>
            </w:r>
          </w:p>
        </w:tc>
        <w:tc>
          <w:tcPr>
            <w:tcW w:w="4509" w:type="dxa"/>
          </w:tcPr>
          <w:p w14:paraId="06FCCC60" w14:textId="7E747F05" w:rsidR="000E1556" w:rsidRDefault="00E707B2" w:rsidP="00E707B2">
            <w:pPr>
              <w:jc w:val="center"/>
              <w:rPr>
                <w:sz w:val="20"/>
                <w:szCs w:val="20"/>
              </w:rPr>
            </w:pPr>
            <w:r w:rsidRPr="00FF3910">
              <w:rPr>
                <w:b/>
                <w:iCs/>
                <w:noProof/>
                <w:sz w:val="20"/>
                <w:szCs w:val="20"/>
              </w:rPr>
              <w:t xml:space="preserve">Figure </w:t>
            </w:r>
            <w:r w:rsidR="00166C7A">
              <w:rPr>
                <w:b/>
                <w:iCs/>
                <w:noProof/>
                <w:sz w:val="20"/>
                <w:szCs w:val="20"/>
              </w:rPr>
              <w:t>6</w:t>
            </w:r>
            <w:r>
              <w:rPr>
                <w:b/>
                <w:iCs/>
                <w:noProof/>
                <w:sz w:val="20"/>
                <w:szCs w:val="20"/>
              </w:rPr>
              <w:t>(b)</w:t>
            </w:r>
            <w:r w:rsidRPr="00FF3910">
              <w:rPr>
                <w:b/>
                <w:iCs/>
                <w:noProof/>
                <w:sz w:val="20"/>
                <w:szCs w:val="20"/>
              </w:rPr>
              <w:t xml:space="preserve">: </w:t>
            </w:r>
            <w:r>
              <w:rPr>
                <w:b/>
                <w:iCs/>
                <w:noProof/>
                <w:sz w:val="20"/>
                <w:szCs w:val="20"/>
              </w:rPr>
              <w:t>Zone 2</w:t>
            </w:r>
          </w:p>
        </w:tc>
      </w:tr>
    </w:tbl>
    <w:p w14:paraId="48705A10" w14:textId="77777777" w:rsidR="000E1556" w:rsidRDefault="000E1556" w:rsidP="00BC24D1">
      <w:pPr>
        <w:jc w:val="both"/>
        <w:rPr>
          <w:sz w:val="20"/>
          <w:szCs w:val="20"/>
        </w:rPr>
      </w:pPr>
    </w:p>
    <w:p w14:paraId="5238237B" w14:textId="394319B1" w:rsidR="00151EF3" w:rsidRDefault="00151EF3" w:rsidP="00151EF3">
      <w:pPr>
        <w:jc w:val="both"/>
        <w:rPr>
          <w:sz w:val="20"/>
          <w:szCs w:val="20"/>
        </w:rPr>
      </w:pPr>
      <w:r>
        <w:rPr>
          <w:sz w:val="20"/>
          <w:szCs w:val="20"/>
        </w:rPr>
        <w:lastRenderedPageBreak/>
        <w:t xml:space="preserve">Moreover, the CDF of the earthquake magnitudes, given that the magnitude is in the specified range (4.5 to Mmax), can be computed using the b-value as well as Mmin and Mmax. This CDF can be further discretised in order to find the probability mass function (pmf) of the moment magnitude, the result can be seen in Figures </w:t>
      </w:r>
      <w:r w:rsidR="003F4127">
        <w:rPr>
          <w:sz w:val="20"/>
          <w:szCs w:val="20"/>
        </w:rPr>
        <w:t>6</w:t>
      </w:r>
      <w:r>
        <w:rPr>
          <w:sz w:val="20"/>
          <w:szCs w:val="20"/>
        </w:rPr>
        <w:t xml:space="preserve">(a) and </w:t>
      </w:r>
      <w:r w:rsidR="003F4127">
        <w:rPr>
          <w:sz w:val="20"/>
          <w:szCs w:val="20"/>
        </w:rPr>
        <w:t>6</w:t>
      </w:r>
      <w:r>
        <w:rPr>
          <w:sz w:val="20"/>
          <w:szCs w:val="20"/>
        </w:rPr>
        <w:t xml:space="preserve">(b). The GR </w:t>
      </w:r>
      <w:r w:rsidR="004F456E">
        <w:rPr>
          <w:sz w:val="20"/>
          <w:szCs w:val="20"/>
        </w:rPr>
        <w:t xml:space="preserve">also </w:t>
      </w:r>
      <w:r>
        <w:rPr>
          <w:sz w:val="20"/>
          <w:szCs w:val="20"/>
        </w:rPr>
        <w:t>allows one to find the pmf of the magnitude</w:t>
      </w:r>
      <w:r w:rsidR="004F456E">
        <w:rPr>
          <w:sz w:val="20"/>
          <w:szCs w:val="20"/>
        </w:rPr>
        <w:t>,</w:t>
      </w:r>
      <w:r>
        <w:rPr>
          <w:sz w:val="20"/>
          <w:szCs w:val="20"/>
        </w:rPr>
        <w:t xml:space="preserve"> </w:t>
      </w:r>
      <w:r w:rsidR="004F456E">
        <w:rPr>
          <w:sz w:val="20"/>
          <w:szCs w:val="20"/>
        </w:rPr>
        <w:t>this</w:t>
      </w:r>
      <w:r>
        <w:rPr>
          <w:sz w:val="20"/>
          <w:szCs w:val="20"/>
        </w:rPr>
        <w:t xml:space="preserve"> is one of the key paramaters in the PSHA. As seen the GR aids in finding two of the parameters of the PSHA</w:t>
      </w:r>
      <w:r w:rsidR="00687BED">
        <w:rPr>
          <w:sz w:val="20"/>
          <w:szCs w:val="20"/>
        </w:rPr>
        <w:t>:</w:t>
      </w:r>
      <w:r>
        <w:rPr>
          <w:sz w:val="20"/>
          <w:szCs w:val="20"/>
        </w:rPr>
        <w:t xml:space="preserve"> the pmf and the annual exceedance rate.</w:t>
      </w:r>
    </w:p>
    <w:p w14:paraId="2C40EFB1" w14:textId="77777777" w:rsidR="00151EF3" w:rsidRDefault="00151EF3" w:rsidP="00A37FB1">
      <w:pPr>
        <w:pStyle w:val="Heading2"/>
        <w:keepNext w:val="0"/>
        <w:widowControl w:val="0"/>
        <w:rPr>
          <w:rStyle w:val="text"/>
        </w:rPr>
      </w:pPr>
    </w:p>
    <w:p w14:paraId="2DCC0B9B" w14:textId="13EDFE49" w:rsidR="00A37FB1" w:rsidRDefault="00A37FB1" w:rsidP="00A37FB1">
      <w:pPr>
        <w:pStyle w:val="Heading2"/>
        <w:keepNext w:val="0"/>
        <w:widowControl w:val="0"/>
        <w:rPr>
          <w:rStyle w:val="text"/>
        </w:rPr>
      </w:pPr>
      <w:r>
        <w:rPr>
          <w:rStyle w:val="text"/>
        </w:rPr>
        <w:t>3.4 Probability Seismic Hazard Assessment (PSHA)</w:t>
      </w:r>
    </w:p>
    <w:p w14:paraId="6D6A5511" w14:textId="32C7D7CD" w:rsidR="00E44020" w:rsidRDefault="00E44020" w:rsidP="008A099D">
      <w:pPr>
        <w:rPr>
          <w:sz w:val="20"/>
          <w:szCs w:val="20"/>
        </w:rPr>
      </w:pPr>
      <w:r>
        <w:rPr>
          <w:sz w:val="20"/>
          <w:szCs w:val="20"/>
        </w:rPr>
        <w:t>To find the seismic hazard curve, the PSHA has to be carried out, this will take inputs such as the annual exceedance rate, Ground Motion Prediction equation (GMPE)</w:t>
      </w:r>
      <w:r w:rsidR="00EF2670">
        <w:rPr>
          <w:sz w:val="20"/>
          <w:szCs w:val="20"/>
        </w:rPr>
        <w:t>, and the pmf values for the magnitude and distance</w:t>
      </w:r>
      <w:r w:rsidR="00277AAD">
        <w:rPr>
          <w:sz w:val="20"/>
          <w:szCs w:val="20"/>
        </w:rPr>
        <w:t xml:space="preserve"> (from site to earthquake)</w:t>
      </w:r>
      <w:r w:rsidR="00EF2670">
        <w:rPr>
          <w:sz w:val="20"/>
          <w:szCs w:val="20"/>
        </w:rPr>
        <w:t>. For finding the values of the annual exceedance rate and magnitude pmf, see Section 3.3. The distance pmf can be found be through discreti</w:t>
      </w:r>
      <w:r w:rsidR="00D5584C">
        <w:rPr>
          <w:sz w:val="20"/>
          <w:szCs w:val="20"/>
        </w:rPr>
        <w:t>s</w:t>
      </w:r>
      <w:r w:rsidR="00EF2670">
        <w:rPr>
          <w:sz w:val="20"/>
          <w:szCs w:val="20"/>
        </w:rPr>
        <w:t>ation and this was done in MATLAB.</w:t>
      </w:r>
    </w:p>
    <w:p w14:paraId="0D57987F" w14:textId="3D52FD6C" w:rsidR="003834E7" w:rsidRPr="003834E7" w:rsidRDefault="00ED4742" w:rsidP="003834E7">
      <w:pPr>
        <w:ind w:firstLine="720"/>
        <w:rPr>
          <w:sz w:val="20"/>
          <w:szCs w:val="20"/>
          <w:lang w:val="en-GB"/>
        </w:rPr>
      </w:pPr>
      <w:r>
        <w:rPr>
          <w:sz w:val="20"/>
          <w:szCs w:val="20"/>
        </w:rPr>
        <w:t>A</w:t>
      </w:r>
      <w:r w:rsidR="008A099D">
        <w:rPr>
          <w:sz w:val="20"/>
          <w:szCs w:val="20"/>
        </w:rPr>
        <w:t xml:space="preserve"> GMPE</w:t>
      </w:r>
      <w:r>
        <w:rPr>
          <w:sz w:val="20"/>
          <w:szCs w:val="20"/>
        </w:rPr>
        <w:t xml:space="preserve"> model also needs to be implemented</w:t>
      </w:r>
      <w:r w:rsidR="00E44020">
        <w:rPr>
          <w:sz w:val="20"/>
          <w:szCs w:val="20"/>
        </w:rPr>
        <w:t xml:space="preserve"> </w:t>
      </w:r>
      <w:r>
        <w:rPr>
          <w:sz w:val="20"/>
          <w:szCs w:val="20"/>
        </w:rPr>
        <w:t>to compute</w:t>
      </w:r>
      <w:r w:rsidR="008A099D">
        <w:rPr>
          <w:sz w:val="20"/>
          <w:szCs w:val="20"/>
        </w:rPr>
        <w:t xml:space="preserve"> the seismic hazard curve. The GMPE used for this study is given by</w:t>
      </w:r>
      <w:r w:rsidR="0058629D">
        <w:rPr>
          <w:sz w:val="20"/>
          <w:szCs w:val="20"/>
        </w:rPr>
        <w:t xml:space="preserve"> </w:t>
      </w:r>
      <w:r w:rsidR="007D7AB2">
        <w:rPr>
          <w:sz w:val="20"/>
          <w:szCs w:val="20"/>
        </w:rPr>
        <w:t>(Akkar, 2010</w:t>
      </w:r>
      <w:r w:rsidR="0058629D">
        <w:rPr>
          <w:sz w:val="20"/>
          <w:szCs w:val="20"/>
        </w:rPr>
        <w:t xml:space="preserve">). Some of the inputs of this model had to be specified for the site, these include the </w:t>
      </w:r>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S30</m:t>
            </m:r>
          </m:sub>
        </m:sSub>
      </m:oMath>
      <w:r w:rsidR="001F7DEF">
        <w:rPr>
          <w:sz w:val="20"/>
          <w:szCs w:val="20"/>
        </w:rPr>
        <w:t>, this is the average shear wave velocity of the top 30m of the site’s soil.</w:t>
      </w:r>
      <w:r w:rsidR="008B67BB">
        <w:rPr>
          <w:sz w:val="20"/>
          <w:szCs w:val="20"/>
        </w:rPr>
        <w:t xml:space="preserve"> Using the USGS database (</w:t>
      </w:r>
      <w:r w:rsidR="00157441">
        <w:rPr>
          <w:sz w:val="20"/>
          <w:szCs w:val="20"/>
        </w:rPr>
        <w:t>USGS, 2010</w:t>
      </w:r>
      <w:r w:rsidR="008B67BB">
        <w:rPr>
          <w:sz w:val="20"/>
          <w:szCs w:val="20"/>
        </w:rPr>
        <w:t xml:space="preserve">), the site’s </w:t>
      </w:r>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S30</m:t>
            </m:r>
          </m:sub>
        </m:sSub>
      </m:oMath>
      <w:r w:rsidR="008B67BB">
        <w:rPr>
          <w:sz w:val="20"/>
          <w:szCs w:val="20"/>
        </w:rPr>
        <w:t xml:space="preserve"> can be found to be in the range of</w:t>
      </w:r>
      <w:r w:rsidR="00FB67A5">
        <w:rPr>
          <w:sz w:val="20"/>
          <w:szCs w:val="20"/>
        </w:rPr>
        <w:t xml:space="preserve"> 300. In addition, </w:t>
      </w:r>
      <w:r w:rsidR="004A1933">
        <w:rPr>
          <w:sz w:val="20"/>
          <w:szCs w:val="20"/>
        </w:rPr>
        <w:t xml:space="preserve">in </w:t>
      </w:r>
      <w:r w:rsidR="00E504E6">
        <w:rPr>
          <w:sz w:val="20"/>
          <w:szCs w:val="20"/>
        </w:rPr>
        <w:t>Heraklion</w:t>
      </w:r>
      <w:r w:rsidR="004A1933">
        <w:rPr>
          <w:sz w:val="20"/>
          <w:szCs w:val="20"/>
        </w:rPr>
        <w:t xml:space="preserve">, Crete, normal </w:t>
      </w:r>
      <w:r w:rsidR="00FB67A5">
        <w:rPr>
          <w:sz w:val="20"/>
          <w:szCs w:val="20"/>
        </w:rPr>
        <w:t>fault type</w:t>
      </w:r>
      <w:r w:rsidR="004A1933">
        <w:rPr>
          <w:sz w:val="20"/>
          <w:szCs w:val="20"/>
        </w:rPr>
        <w:t xml:space="preserve">s </w:t>
      </w:r>
      <w:r w:rsidR="00EE0150">
        <w:rPr>
          <w:sz w:val="20"/>
          <w:szCs w:val="20"/>
        </w:rPr>
        <w:t>are common</w:t>
      </w:r>
      <w:r w:rsidR="002B6112">
        <w:rPr>
          <w:sz w:val="20"/>
          <w:szCs w:val="20"/>
        </w:rPr>
        <w:t xml:space="preserve"> (Caputo et. al 2010)</w:t>
      </w:r>
      <w:r w:rsidR="004A1933">
        <w:rPr>
          <w:sz w:val="20"/>
          <w:szCs w:val="20"/>
        </w:rPr>
        <w:t>, hence, the fault type</w:t>
      </w:r>
      <w:r w:rsidR="00FB67A5">
        <w:rPr>
          <w:sz w:val="20"/>
          <w:szCs w:val="20"/>
        </w:rPr>
        <w:t xml:space="preserve"> was selected as</w:t>
      </w:r>
      <w:r w:rsidR="00944A2E">
        <w:rPr>
          <w:sz w:val="20"/>
          <w:szCs w:val="20"/>
        </w:rPr>
        <w:t xml:space="preserve"> normal for both zones.</w:t>
      </w:r>
      <w:r w:rsidR="00460019">
        <w:rPr>
          <w:sz w:val="20"/>
          <w:szCs w:val="20"/>
        </w:rPr>
        <w:t xml:space="preserve"> Thereafter, the </w:t>
      </w:r>
      <w:r w:rsidR="00000F19">
        <w:rPr>
          <w:sz w:val="20"/>
          <w:szCs w:val="20"/>
        </w:rPr>
        <w:t xml:space="preserve">total </w:t>
      </w:r>
      <w:r w:rsidR="00460019">
        <w:rPr>
          <w:sz w:val="20"/>
          <w:szCs w:val="20"/>
        </w:rPr>
        <w:t>seismic hazard curve</w:t>
      </w:r>
      <w:r w:rsidR="00000F19">
        <w:rPr>
          <w:sz w:val="20"/>
          <w:szCs w:val="20"/>
        </w:rPr>
        <w:t xml:space="preserve"> (the two zones)</w:t>
      </w:r>
      <w:r w:rsidR="00460019">
        <w:rPr>
          <w:sz w:val="20"/>
          <w:szCs w:val="20"/>
        </w:rPr>
        <w:t xml:space="preserve"> of the Peak Ground </w:t>
      </w:r>
      <w:r w:rsidR="005A2527">
        <w:rPr>
          <w:sz w:val="20"/>
          <w:szCs w:val="20"/>
        </w:rPr>
        <w:t>Acceleration</w:t>
      </w:r>
      <w:r w:rsidR="00460019">
        <w:rPr>
          <w:sz w:val="20"/>
          <w:szCs w:val="20"/>
        </w:rPr>
        <w:t xml:space="preserve"> (time period of 0) was produced and is depicted in Figure </w:t>
      </w:r>
      <w:r w:rsidR="008B50E3">
        <w:rPr>
          <w:sz w:val="20"/>
          <w:szCs w:val="20"/>
        </w:rPr>
        <w:t>7</w:t>
      </w:r>
      <w:r w:rsidR="00184A7D">
        <w:rPr>
          <w:sz w:val="20"/>
          <w:szCs w:val="20"/>
        </w:rPr>
        <w:t>(a)</w:t>
      </w:r>
      <w:r w:rsidR="00460019">
        <w:rPr>
          <w:sz w:val="20"/>
          <w:szCs w:val="20"/>
        </w:rPr>
        <w:t>.</w:t>
      </w:r>
      <w:r w:rsidR="00A273F8">
        <w:rPr>
          <w:sz w:val="20"/>
          <w:szCs w:val="20"/>
        </w:rPr>
        <w:t xml:space="preserve"> The y-axis of the plot is the </w:t>
      </w:r>
      <w:r w:rsidR="00A63852">
        <w:rPr>
          <w:sz w:val="20"/>
          <w:szCs w:val="20"/>
        </w:rPr>
        <w:t>exceedance</w:t>
      </w:r>
      <w:r w:rsidR="00A273F8">
        <w:rPr>
          <w:sz w:val="20"/>
          <w:szCs w:val="20"/>
        </w:rPr>
        <w:t xml:space="preserve"> rate of a specific intensity measure</w:t>
      </w:r>
      <w:r w:rsidR="00184A7D">
        <w:rPr>
          <w:sz w:val="20"/>
          <w:szCs w:val="20"/>
        </w:rPr>
        <w:t>, and the x-axis is the spectral acceleration.</w:t>
      </w:r>
      <w:r w:rsidR="003834E7">
        <w:rPr>
          <w:sz w:val="20"/>
          <w:szCs w:val="20"/>
        </w:rPr>
        <w:t xml:space="preserve"> From the hazard curve</w:t>
      </w:r>
      <w:r w:rsidR="00375C1E">
        <w:rPr>
          <w:sz w:val="20"/>
          <w:szCs w:val="20"/>
        </w:rPr>
        <w:t xml:space="preserve"> one can find the PGA for desired exceedance rates</w:t>
      </w:r>
      <w:r w:rsidR="003834E7">
        <w:rPr>
          <w:sz w:val="20"/>
          <w:szCs w:val="20"/>
        </w:rPr>
        <w:t>,</w:t>
      </w:r>
      <w:r w:rsidR="00375C1E">
        <w:rPr>
          <w:sz w:val="20"/>
          <w:szCs w:val="20"/>
        </w:rPr>
        <w:t xml:space="preserve"> e.g. </w:t>
      </w:r>
      <w:r w:rsidR="003834E7">
        <w:rPr>
          <w:sz w:val="20"/>
          <w:szCs w:val="20"/>
        </w:rPr>
        <w:t xml:space="preserve">it is shown the </w:t>
      </w:r>
      <w:r w:rsidR="003834E7" w:rsidRPr="00014B93">
        <w:rPr>
          <w:color w:val="000000" w:themeColor="text1"/>
          <w:sz w:val="20"/>
          <w:szCs w:val="20"/>
        </w:rPr>
        <w:t xml:space="preserve">PGA value at </w:t>
      </w:r>
      <w:r w:rsidR="003834E7" w:rsidRPr="00014B93">
        <w:rPr>
          <w:color w:val="000000" w:themeColor="text1"/>
          <w:sz w:val="20"/>
          <w:szCs w:val="20"/>
          <w:lang w:val="en-GB"/>
        </w:rPr>
        <w:t>10% is equal to 0.</w:t>
      </w:r>
      <w:r w:rsidR="00014B93" w:rsidRPr="00014B93">
        <w:rPr>
          <w:color w:val="000000" w:themeColor="text1"/>
          <w:sz w:val="20"/>
          <w:szCs w:val="20"/>
          <w:lang w:val="en-GB"/>
        </w:rPr>
        <w:t>05</w:t>
      </w:r>
      <w:r w:rsidR="003834E7" w:rsidRPr="00014B93">
        <w:rPr>
          <w:color w:val="000000" w:themeColor="text1"/>
          <w:sz w:val="20"/>
          <w:szCs w:val="20"/>
          <w:lang w:val="en-GB"/>
        </w:rPr>
        <w:t xml:space="preserve"> g, 5% is 0.</w:t>
      </w:r>
      <w:r w:rsidR="00014B93" w:rsidRPr="00014B93">
        <w:rPr>
          <w:color w:val="000000" w:themeColor="text1"/>
          <w:sz w:val="20"/>
          <w:szCs w:val="20"/>
          <w:lang w:val="en-GB"/>
        </w:rPr>
        <w:t>08</w:t>
      </w:r>
      <w:r w:rsidR="003834E7" w:rsidRPr="00014B93">
        <w:rPr>
          <w:color w:val="000000" w:themeColor="text1"/>
          <w:sz w:val="20"/>
          <w:szCs w:val="20"/>
          <w:lang w:val="en-GB"/>
        </w:rPr>
        <w:t xml:space="preserve"> g, and 2% is 0.</w:t>
      </w:r>
      <w:r w:rsidR="00014B93" w:rsidRPr="00014B93">
        <w:rPr>
          <w:color w:val="000000" w:themeColor="text1"/>
          <w:sz w:val="20"/>
          <w:szCs w:val="20"/>
          <w:lang w:val="en-GB"/>
        </w:rPr>
        <w:t>17</w:t>
      </w:r>
      <w:r w:rsidR="003834E7" w:rsidRPr="00014B93">
        <w:rPr>
          <w:color w:val="000000" w:themeColor="text1"/>
          <w:sz w:val="20"/>
          <w:szCs w:val="20"/>
          <w:lang w:val="en-GB"/>
        </w:rPr>
        <w:t>g.</w:t>
      </w:r>
    </w:p>
    <w:p w14:paraId="33E116E5" w14:textId="64ED1706" w:rsidR="008A099D" w:rsidRDefault="008A099D" w:rsidP="00EF2670">
      <w:pPr>
        <w:ind w:firstLine="720"/>
        <w:rPr>
          <w:sz w:val="20"/>
          <w:szCs w:val="20"/>
        </w:rPr>
      </w:pPr>
    </w:p>
    <w:p w14:paraId="0749622A" w14:textId="2547A819" w:rsidR="00EF4940" w:rsidRDefault="00EF4940" w:rsidP="008A099D">
      <w:pPr>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4"/>
      </w:tblGrid>
      <w:tr w:rsidR="00080D5B" w14:paraId="5E9408EA" w14:textId="77777777" w:rsidTr="00E4142B">
        <w:trPr>
          <w:trHeight w:val="3473"/>
        </w:trPr>
        <w:tc>
          <w:tcPr>
            <w:tcW w:w="4508" w:type="dxa"/>
          </w:tcPr>
          <w:p w14:paraId="5E259AB0" w14:textId="59CE5A47" w:rsidR="00080D5B" w:rsidRDefault="00080D5B" w:rsidP="00EF669D">
            <w:pPr>
              <w:jc w:val="center"/>
              <w:rPr>
                <w:sz w:val="20"/>
                <w:szCs w:val="20"/>
              </w:rPr>
            </w:pPr>
            <w:r w:rsidRPr="00EF4940">
              <w:rPr>
                <w:noProof/>
                <w:sz w:val="20"/>
                <w:szCs w:val="20"/>
              </w:rPr>
              <w:drawing>
                <wp:inline distT="0" distB="0" distL="0" distR="0" wp14:anchorId="5C6A4B5B" wp14:editId="74D9BBAC">
                  <wp:extent cx="2880000" cy="2159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0000" cy="2159920"/>
                          </a:xfrm>
                          <a:prstGeom prst="rect">
                            <a:avLst/>
                          </a:prstGeom>
                        </pic:spPr>
                      </pic:pic>
                    </a:graphicData>
                  </a:graphic>
                </wp:inline>
              </w:drawing>
            </w:r>
          </w:p>
        </w:tc>
        <w:tc>
          <w:tcPr>
            <w:tcW w:w="4509" w:type="dxa"/>
          </w:tcPr>
          <w:p w14:paraId="63AC2854" w14:textId="234A4A26" w:rsidR="00080D5B" w:rsidRDefault="008F0B73" w:rsidP="00EF669D">
            <w:pPr>
              <w:jc w:val="center"/>
              <w:rPr>
                <w:sz w:val="20"/>
                <w:szCs w:val="20"/>
              </w:rPr>
            </w:pPr>
            <w:r w:rsidRPr="008F0B73">
              <w:rPr>
                <w:noProof/>
                <w:sz w:val="20"/>
                <w:szCs w:val="20"/>
              </w:rPr>
              <w:drawing>
                <wp:inline distT="0" distB="0" distL="0" distR="0" wp14:anchorId="740B5D88" wp14:editId="3F4C2BF8">
                  <wp:extent cx="2880000" cy="21599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0000" cy="2159920"/>
                          </a:xfrm>
                          <a:prstGeom prst="rect">
                            <a:avLst/>
                          </a:prstGeom>
                        </pic:spPr>
                      </pic:pic>
                    </a:graphicData>
                  </a:graphic>
                </wp:inline>
              </w:drawing>
            </w:r>
          </w:p>
        </w:tc>
      </w:tr>
      <w:tr w:rsidR="00080D5B" w14:paraId="18FA6A57" w14:textId="77777777" w:rsidTr="00E4142B">
        <w:tc>
          <w:tcPr>
            <w:tcW w:w="4508" w:type="dxa"/>
          </w:tcPr>
          <w:p w14:paraId="7026D026" w14:textId="6FEC8B34" w:rsidR="00080D5B" w:rsidRPr="00E4142B" w:rsidRDefault="00E4142B" w:rsidP="00E4142B">
            <w:pPr>
              <w:jc w:val="center"/>
              <w:rPr>
                <w:b/>
                <w:sz w:val="20"/>
                <w:szCs w:val="20"/>
              </w:rPr>
            </w:pPr>
            <w:r w:rsidRPr="00E4142B">
              <w:rPr>
                <w:b/>
                <w:sz w:val="20"/>
                <w:szCs w:val="20"/>
              </w:rPr>
              <w:t xml:space="preserve">Figure </w:t>
            </w:r>
            <w:r w:rsidR="008B50E3">
              <w:rPr>
                <w:b/>
                <w:sz w:val="20"/>
                <w:szCs w:val="20"/>
              </w:rPr>
              <w:t>7</w:t>
            </w:r>
            <w:r w:rsidRPr="00E4142B">
              <w:rPr>
                <w:b/>
                <w:sz w:val="20"/>
                <w:szCs w:val="20"/>
              </w:rPr>
              <w:t>(a): Seismic hazard curve for the PGA</w:t>
            </w:r>
          </w:p>
        </w:tc>
        <w:tc>
          <w:tcPr>
            <w:tcW w:w="4509" w:type="dxa"/>
          </w:tcPr>
          <w:p w14:paraId="1C0C252A" w14:textId="0CC278F6" w:rsidR="00080D5B" w:rsidRPr="00E4142B" w:rsidRDefault="00E4142B" w:rsidP="00E4142B">
            <w:pPr>
              <w:jc w:val="center"/>
              <w:rPr>
                <w:b/>
                <w:sz w:val="20"/>
                <w:szCs w:val="20"/>
              </w:rPr>
            </w:pPr>
            <w:r w:rsidRPr="00E4142B">
              <w:rPr>
                <w:b/>
                <w:sz w:val="20"/>
                <w:szCs w:val="20"/>
              </w:rPr>
              <w:t xml:space="preserve">Figure </w:t>
            </w:r>
            <w:r w:rsidR="00F61C8D">
              <w:rPr>
                <w:b/>
                <w:sz w:val="20"/>
                <w:szCs w:val="20"/>
              </w:rPr>
              <w:t>7</w:t>
            </w:r>
            <w:r w:rsidRPr="00E4142B">
              <w:rPr>
                <w:b/>
                <w:sz w:val="20"/>
                <w:szCs w:val="20"/>
              </w:rPr>
              <w:t xml:space="preserve">(b): Seismic </w:t>
            </w:r>
            <w:r w:rsidR="00ED7906">
              <w:rPr>
                <w:b/>
                <w:sz w:val="20"/>
                <w:szCs w:val="20"/>
              </w:rPr>
              <w:t>disaggregation</w:t>
            </w:r>
          </w:p>
        </w:tc>
      </w:tr>
    </w:tbl>
    <w:p w14:paraId="49087B75" w14:textId="61DA20D8" w:rsidR="00EF4940" w:rsidRPr="008A099D" w:rsidRDefault="00EF4940" w:rsidP="008A099D">
      <w:pPr>
        <w:rPr>
          <w:sz w:val="20"/>
          <w:szCs w:val="20"/>
        </w:rPr>
      </w:pPr>
    </w:p>
    <w:p w14:paraId="01BD14EA" w14:textId="2E4E648A" w:rsidR="00350EAA" w:rsidRPr="00451422" w:rsidRDefault="00B70767" w:rsidP="00BC24D1">
      <w:pPr>
        <w:jc w:val="both"/>
        <w:rPr>
          <w:color w:val="FF0000"/>
          <w:sz w:val="20"/>
          <w:szCs w:val="20"/>
        </w:rPr>
      </w:pPr>
      <w:r>
        <w:rPr>
          <w:sz w:val="20"/>
          <w:szCs w:val="20"/>
        </w:rPr>
        <w:t xml:space="preserve">For the </w:t>
      </w:r>
      <w:r w:rsidR="00AE42D7">
        <w:rPr>
          <w:sz w:val="20"/>
          <w:szCs w:val="20"/>
        </w:rPr>
        <w:t xml:space="preserve">PSHA method, </w:t>
      </w:r>
      <w:r>
        <w:rPr>
          <w:sz w:val="20"/>
          <w:szCs w:val="20"/>
        </w:rPr>
        <w:t xml:space="preserve">the </w:t>
      </w:r>
      <w:r w:rsidR="00AE42D7">
        <w:rPr>
          <w:sz w:val="20"/>
          <w:szCs w:val="20"/>
        </w:rPr>
        <w:t>classic</w:t>
      </w:r>
      <w:r>
        <w:rPr>
          <w:sz w:val="20"/>
          <w:szCs w:val="20"/>
        </w:rPr>
        <w:t>al numerical integration was chosen over simulation. The Monte Carlo based simulation does have several advantages over the classical</w:t>
      </w:r>
      <w:r w:rsidR="00DF5E33">
        <w:rPr>
          <w:sz w:val="20"/>
          <w:szCs w:val="20"/>
        </w:rPr>
        <w:t>.</w:t>
      </w:r>
      <w:r>
        <w:rPr>
          <w:sz w:val="20"/>
          <w:szCs w:val="20"/>
        </w:rPr>
        <w:t xml:space="preserve"> </w:t>
      </w:r>
      <w:r w:rsidR="00DF5E33">
        <w:rPr>
          <w:sz w:val="20"/>
          <w:szCs w:val="20"/>
        </w:rPr>
        <w:t>For example, when the intensity measure predictions have a natural form of realisations rather than</w:t>
      </w:r>
      <w:r w:rsidR="0049576F">
        <w:rPr>
          <w:sz w:val="20"/>
          <w:szCs w:val="20"/>
        </w:rPr>
        <w:t xml:space="preserve"> probability</w:t>
      </w:r>
      <w:r w:rsidR="00DF5E33">
        <w:rPr>
          <w:sz w:val="20"/>
          <w:szCs w:val="20"/>
        </w:rPr>
        <w:t xml:space="preserve"> distributio</w:t>
      </w:r>
      <w:r w:rsidR="0049576F">
        <w:rPr>
          <w:sz w:val="20"/>
          <w:szCs w:val="20"/>
        </w:rPr>
        <w:t>ns (classic), it is</w:t>
      </w:r>
      <w:r w:rsidR="00DF5E33">
        <w:rPr>
          <w:sz w:val="20"/>
          <w:szCs w:val="20"/>
        </w:rPr>
        <w:t xml:space="preserve"> more convenient to</w:t>
      </w:r>
      <w:r>
        <w:rPr>
          <w:sz w:val="20"/>
          <w:szCs w:val="20"/>
        </w:rPr>
        <w:t xml:space="preserve"> </w:t>
      </w:r>
      <w:r w:rsidR="00DF5E33">
        <w:rPr>
          <w:sz w:val="20"/>
          <w:szCs w:val="20"/>
        </w:rPr>
        <w:t xml:space="preserve">use </w:t>
      </w:r>
      <w:r w:rsidR="00C7298F">
        <w:rPr>
          <w:sz w:val="20"/>
          <w:szCs w:val="20"/>
        </w:rPr>
        <w:t>it</w:t>
      </w:r>
      <w:r>
        <w:rPr>
          <w:sz w:val="20"/>
          <w:szCs w:val="20"/>
        </w:rPr>
        <w:t xml:space="preserve"> with </w:t>
      </w:r>
      <w:r w:rsidR="00DF5E33">
        <w:rPr>
          <w:sz w:val="20"/>
          <w:szCs w:val="20"/>
        </w:rPr>
        <w:t>physics-based</w:t>
      </w:r>
      <w:r>
        <w:rPr>
          <w:sz w:val="20"/>
          <w:szCs w:val="20"/>
        </w:rPr>
        <w:t xml:space="preserve"> ground motion model </w:t>
      </w:r>
      <w:r w:rsidR="00DF5E33">
        <w:rPr>
          <w:sz w:val="20"/>
          <w:szCs w:val="20"/>
        </w:rPr>
        <w:t>(</w:t>
      </w:r>
      <w:r w:rsidR="00C7298F">
        <w:rPr>
          <w:sz w:val="20"/>
          <w:szCs w:val="20"/>
        </w:rPr>
        <w:t>McGuire, 2004</w:t>
      </w:r>
      <w:r w:rsidR="00DF5E33">
        <w:rPr>
          <w:sz w:val="20"/>
          <w:szCs w:val="20"/>
        </w:rPr>
        <w:t xml:space="preserve">). </w:t>
      </w:r>
      <w:r w:rsidR="0049576F">
        <w:rPr>
          <w:sz w:val="20"/>
          <w:szCs w:val="20"/>
        </w:rPr>
        <w:t>Simulation also allows for a greater flexibility in the model, particularly with the intensity measures (</w:t>
      </w:r>
      <w:r w:rsidR="00C33543">
        <w:rPr>
          <w:sz w:val="20"/>
          <w:szCs w:val="20"/>
        </w:rPr>
        <w:t>Mcguire, 2004</w:t>
      </w:r>
      <w:r w:rsidR="0049576F">
        <w:rPr>
          <w:sz w:val="20"/>
          <w:szCs w:val="20"/>
        </w:rPr>
        <w:t>).</w:t>
      </w:r>
      <w:r w:rsidR="00A740E0">
        <w:rPr>
          <w:sz w:val="20"/>
          <w:szCs w:val="20"/>
        </w:rPr>
        <w:t xml:space="preserve"> However, some of the disadvantages of simulation is that a large number of them are required in order to produce </w:t>
      </w:r>
      <w:r w:rsidR="00CC3EA9">
        <w:rPr>
          <w:sz w:val="20"/>
          <w:szCs w:val="20"/>
        </w:rPr>
        <w:t>an</w:t>
      </w:r>
      <w:r w:rsidR="00A740E0">
        <w:rPr>
          <w:sz w:val="20"/>
          <w:szCs w:val="20"/>
        </w:rPr>
        <w:t xml:space="preserve"> adequate number of the rare events that are of interest (</w:t>
      </w:r>
      <w:r w:rsidR="00C33543">
        <w:rPr>
          <w:sz w:val="20"/>
          <w:szCs w:val="20"/>
        </w:rPr>
        <w:t>McGuire, 2004</w:t>
      </w:r>
      <w:r w:rsidR="00A740E0">
        <w:rPr>
          <w:sz w:val="20"/>
          <w:szCs w:val="20"/>
        </w:rPr>
        <w:t xml:space="preserve">). </w:t>
      </w:r>
      <w:r w:rsidR="00CC3EA9">
        <w:rPr>
          <w:sz w:val="20"/>
          <w:szCs w:val="20"/>
        </w:rPr>
        <w:t>T</w:t>
      </w:r>
      <w:r w:rsidR="00A740E0">
        <w:rPr>
          <w:sz w:val="20"/>
          <w:szCs w:val="20"/>
        </w:rPr>
        <w:t xml:space="preserve">his is not only </w:t>
      </w:r>
      <w:r w:rsidR="00D55A1C">
        <w:rPr>
          <w:sz w:val="20"/>
          <w:szCs w:val="20"/>
        </w:rPr>
        <w:t xml:space="preserve">very </w:t>
      </w:r>
      <w:r w:rsidR="00A740E0">
        <w:rPr>
          <w:sz w:val="20"/>
          <w:szCs w:val="20"/>
        </w:rPr>
        <w:t xml:space="preserve">time consuming but may entail </w:t>
      </w:r>
      <w:r w:rsidR="00CC3EA9">
        <w:rPr>
          <w:sz w:val="20"/>
          <w:szCs w:val="20"/>
        </w:rPr>
        <w:t>great computational cost and a significant of data is produced</w:t>
      </w:r>
      <w:r w:rsidR="00BD5E13">
        <w:rPr>
          <w:sz w:val="20"/>
          <w:szCs w:val="20"/>
        </w:rPr>
        <w:t xml:space="preserve"> (takes up computer memory)</w:t>
      </w:r>
      <w:r w:rsidR="00D55A1C">
        <w:rPr>
          <w:sz w:val="20"/>
          <w:szCs w:val="20"/>
        </w:rPr>
        <w:t>. Hence, the classical method was used</w:t>
      </w:r>
      <w:r w:rsidR="0089275A">
        <w:rPr>
          <w:sz w:val="20"/>
          <w:szCs w:val="20"/>
        </w:rPr>
        <w:t xml:space="preserve"> for this study</w:t>
      </w:r>
      <w:r w:rsidR="00C507ED">
        <w:rPr>
          <w:sz w:val="20"/>
          <w:szCs w:val="20"/>
        </w:rPr>
        <w:t>, the catalogue for the seismic zones has also been provided, therefore in contrast to the Monte Carlo, a stochastic catalogue does not have to be created.</w:t>
      </w:r>
    </w:p>
    <w:p w14:paraId="319A0FC3" w14:textId="7B1B6212" w:rsidR="00325FCA" w:rsidRDefault="00325FCA" w:rsidP="00BC24D1">
      <w:pPr>
        <w:jc w:val="both"/>
        <w:rPr>
          <w:sz w:val="20"/>
          <w:szCs w:val="20"/>
        </w:rPr>
      </w:pPr>
      <w:r>
        <w:rPr>
          <w:sz w:val="20"/>
          <w:szCs w:val="20"/>
        </w:rPr>
        <w:tab/>
      </w:r>
      <w:r w:rsidR="00C507ED">
        <w:rPr>
          <w:sz w:val="20"/>
          <w:szCs w:val="20"/>
        </w:rPr>
        <w:t>O</w:t>
      </w:r>
      <w:r w:rsidR="0023167F">
        <w:rPr>
          <w:sz w:val="20"/>
          <w:szCs w:val="20"/>
        </w:rPr>
        <w:t xml:space="preserve">ne of the key </w:t>
      </w:r>
      <w:r w:rsidR="00C507ED">
        <w:rPr>
          <w:sz w:val="20"/>
          <w:szCs w:val="20"/>
        </w:rPr>
        <w:t>products of the PSHA</w:t>
      </w:r>
      <w:r w:rsidR="0023167F">
        <w:rPr>
          <w:sz w:val="20"/>
          <w:szCs w:val="20"/>
        </w:rPr>
        <w:t xml:space="preserve"> </w:t>
      </w:r>
      <w:r w:rsidR="00C507ED">
        <w:rPr>
          <w:sz w:val="20"/>
          <w:szCs w:val="20"/>
        </w:rPr>
        <w:t>is</w:t>
      </w:r>
      <w:r w:rsidR="0023167F">
        <w:rPr>
          <w:sz w:val="20"/>
          <w:szCs w:val="20"/>
        </w:rPr>
        <w:t xml:space="preserve"> disaggregation. This term essentially describes the earthquake </w:t>
      </w:r>
      <w:r w:rsidR="003834E7">
        <w:rPr>
          <w:sz w:val="20"/>
          <w:szCs w:val="20"/>
        </w:rPr>
        <w:t>scenario</w:t>
      </w:r>
      <w:r w:rsidR="0023167F">
        <w:rPr>
          <w:sz w:val="20"/>
          <w:szCs w:val="20"/>
        </w:rPr>
        <w:t xml:space="preserve"> most likely to cause </w:t>
      </w:r>
      <m:oMath>
        <m:r>
          <w:rPr>
            <w:rFonts w:ascii="Cambria Math" w:hAnsi="Cambria Math"/>
            <w:sz w:val="20"/>
            <w:szCs w:val="20"/>
          </w:rPr>
          <m:t>IM&gt;im</m:t>
        </m:r>
      </m:oMath>
      <w:r w:rsidR="0023167F">
        <w:rPr>
          <w:sz w:val="20"/>
          <w:szCs w:val="20"/>
        </w:rPr>
        <w:t>.</w:t>
      </w:r>
      <w:r w:rsidR="00E74988">
        <w:rPr>
          <w:sz w:val="20"/>
          <w:szCs w:val="20"/>
        </w:rPr>
        <w:t xml:space="preserve"> Disaggregation was carried out for the spectral </w:t>
      </w:r>
      <w:r w:rsidR="00653FED">
        <w:rPr>
          <w:sz w:val="20"/>
          <w:szCs w:val="20"/>
        </w:rPr>
        <w:t>acceleration</w:t>
      </w:r>
      <w:r w:rsidR="00E74988">
        <w:rPr>
          <w:sz w:val="20"/>
          <w:szCs w:val="20"/>
        </w:rPr>
        <w:t>,</w:t>
      </w:r>
      <w:r w:rsidR="00653FED">
        <w:rPr>
          <w:sz w:val="20"/>
          <w:szCs w:val="20"/>
        </w:rPr>
        <w:t xml:space="preserve"> </w:t>
      </w: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a</m:t>
            </m:r>
          </m:sub>
        </m:sSub>
        <m:d>
          <m:dPr>
            <m:ctrlPr>
              <w:rPr>
                <w:rFonts w:ascii="Cambria Math" w:hAnsi="Cambria Math"/>
                <w:i/>
                <w:sz w:val="20"/>
                <w:szCs w:val="20"/>
              </w:rPr>
            </m:ctrlPr>
          </m:dPr>
          <m:e>
            <m:r>
              <w:rPr>
                <w:rFonts w:ascii="Cambria Math" w:hAnsi="Cambria Math"/>
                <w:sz w:val="20"/>
                <w:szCs w:val="20"/>
              </w:rPr>
              <m:t>3.0</m:t>
            </m:r>
          </m:e>
        </m:d>
        <m:r>
          <w:rPr>
            <w:rFonts w:ascii="Cambria Math" w:hAnsi="Cambria Math"/>
            <w:sz w:val="20"/>
            <w:szCs w:val="20"/>
          </w:rPr>
          <m:t>=0.01g</m:t>
        </m:r>
      </m:oMath>
      <w:r w:rsidR="00653FED">
        <w:rPr>
          <w:sz w:val="20"/>
          <w:szCs w:val="20"/>
        </w:rPr>
        <w:t>. The meaning of this essentially the conditional probability of an earthquake scenario</w:t>
      </w:r>
      <w:r w:rsidR="00936088">
        <w:rPr>
          <w:sz w:val="20"/>
          <w:szCs w:val="20"/>
        </w:rPr>
        <w:t xml:space="preserve"> (magnitude, distance)</w:t>
      </w:r>
      <w:r w:rsidR="00653FED">
        <w:rPr>
          <w:sz w:val="20"/>
          <w:szCs w:val="20"/>
        </w:rPr>
        <w:t>, given</w:t>
      </w:r>
      <w:r w:rsidR="00AF63BD">
        <w:rPr>
          <w:sz w:val="20"/>
          <w:szCs w:val="20"/>
        </w:rPr>
        <w:t xml:space="preserve"> an</w:t>
      </w:r>
      <w:r w:rsidR="00653FED">
        <w:rPr>
          <w:sz w:val="20"/>
          <w:szCs w:val="20"/>
        </w:rPr>
        <w:t xml:space="preserve"> intensity measure</w:t>
      </w:r>
      <w:r w:rsidR="00892948">
        <w:rPr>
          <w:sz w:val="20"/>
          <w:szCs w:val="20"/>
        </w:rPr>
        <w:t xml:space="preserve"> exceeds</w:t>
      </w:r>
      <w:r w:rsidR="00653FED">
        <w:rPr>
          <w:sz w:val="20"/>
          <w:szCs w:val="20"/>
        </w:rPr>
        <w:t xml:space="preserve"> </w:t>
      </w:r>
      <w:r w:rsidR="00C51BF8">
        <w:rPr>
          <w:sz w:val="20"/>
          <w:szCs w:val="20"/>
        </w:rPr>
        <w:t>a particular</w:t>
      </w:r>
      <w:r w:rsidR="00892948">
        <w:rPr>
          <w:sz w:val="20"/>
          <w:szCs w:val="20"/>
        </w:rPr>
        <w:t xml:space="preserve"> value</w:t>
      </w:r>
      <w:r w:rsidR="00653FED">
        <w:rPr>
          <w:sz w:val="20"/>
          <w:szCs w:val="20"/>
        </w:rPr>
        <w:t xml:space="preserve"> </w:t>
      </w:r>
      <w:r w:rsidR="00C51BF8">
        <w:rPr>
          <w:sz w:val="20"/>
          <w:szCs w:val="20"/>
        </w:rPr>
        <w:t>(</w:t>
      </w:r>
      <w:r w:rsidR="00653FED">
        <w:rPr>
          <w:sz w:val="20"/>
          <w:szCs w:val="20"/>
        </w:rPr>
        <w:t>defined above</w:t>
      </w:r>
      <w:r w:rsidR="00C51BF8">
        <w:rPr>
          <w:sz w:val="20"/>
          <w:szCs w:val="20"/>
        </w:rPr>
        <w:t>)</w:t>
      </w:r>
      <w:r w:rsidR="00892948">
        <w:rPr>
          <w:sz w:val="20"/>
          <w:szCs w:val="20"/>
        </w:rPr>
        <w:t xml:space="preserve"> at the site</w:t>
      </w:r>
      <w:r w:rsidR="00653FED">
        <w:rPr>
          <w:sz w:val="20"/>
          <w:szCs w:val="20"/>
        </w:rPr>
        <w:t>.</w:t>
      </w:r>
      <w:r w:rsidR="00E913D5">
        <w:rPr>
          <w:sz w:val="20"/>
          <w:szCs w:val="20"/>
        </w:rPr>
        <w:t xml:space="preserve"> </w:t>
      </w:r>
      <w:r w:rsidR="00C10EB1">
        <w:rPr>
          <w:sz w:val="20"/>
          <w:szCs w:val="20"/>
        </w:rPr>
        <w:t>The d</w:t>
      </w:r>
      <w:r w:rsidR="00AB1265">
        <w:rPr>
          <w:sz w:val="20"/>
          <w:szCs w:val="20"/>
        </w:rPr>
        <w:t xml:space="preserve">isaggregation of this case is portrayed in Figure </w:t>
      </w:r>
      <w:r w:rsidR="00585A63">
        <w:rPr>
          <w:sz w:val="20"/>
          <w:szCs w:val="20"/>
        </w:rPr>
        <w:t>7(b)</w:t>
      </w:r>
      <w:r w:rsidR="00AB1265">
        <w:rPr>
          <w:sz w:val="20"/>
          <w:szCs w:val="20"/>
        </w:rPr>
        <w:t>, the scenarios with a large probability of exceedance of the intensity measure have a dark red colour, whereas those with a lower probability have a light blue/white colour.</w:t>
      </w:r>
      <w:r w:rsidR="006821D3">
        <w:rPr>
          <w:sz w:val="20"/>
          <w:szCs w:val="20"/>
        </w:rPr>
        <w:t xml:space="preserve"> From this figure, it can be seen that </w:t>
      </w:r>
      <w:r w:rsidR="001C41AC">
        <w:rPr>
          <w:sz w:val="20"/>
          <w:szCs w:val="20"/>
        </w:rPr>
        <w:t>all of the hazards occur with sources that are less than 160km away from the site</w:t>
      </w:r>
      <w:r w:rsidR="00E75FBB">
        <w:rPr>
          <w:sz w:val="20"/>
          <w:szCs w:val="20"/>
        </w:rPr>
        <w:t xml:space="preserve">. Furthermore, the scenario (M, R) with the largest contributions are from </w:t>
      </w:r>
      <m:oMath>
        <m:r>
          <w:rPr>
            <w:rFonts w:ascii="Cambria Math" w:hAnsi="Cambria Math"/>
            <w:sz w:val="20"/>
            <w:szCs w:val="20"/>
          </w:rPr>
          <m:t>5&lt;M&lt;5.1</m:t>
        </m:r>
      </m:oMath>
      <w:r w:rsidR="00E75FBB">
        <w:rPr>
          <w:sz w:val="20"/>
          <w:szCs w:val="20"/>
        </w:rPr>
        <w:t xml:space="preserve"> at distances of </w:t>
      </w:r>
      <m:oMath>
        <m:r>
          <w:rPr>
            <w:rFonts w:ascii="Cambria Math" w:hAnsi="Cambria Math"/>
            <w:sz w:val="20"/>
            <w:szCs w:val="20"/>
          </w:rPr>
          <m:t>0&lt;R&lt;20 km</m:t>
        </m:r>
      </m:oMath>
      <w:r w:rsidR="00E75FBB">
        <w:rPr>
          <w:sz w:val="20"/>
          <w:szCs w:val="20"/>
        </w:rPr>
        <w:t xml:space="preserve">, there is also another </w:t>
      </w:r>
      <w:r w:rsidR="00BA3664">
        <w:rPr>
          <w:sz w:val="20"/>
          <w:szCs w:val="20"/>
        </w:rPr>
        <w:t xml:space="preserve">large </w:t>
      </w:r>
      <w:r w:rsidR="00E75FBB">
        <w:rPr>
          <w:sz w:val="20"/>
          <w:szCs w:val="20"/>
        </w:rPr>
        <w:t xml:space="preserve">contribution </w:t>
      </w:r>
      <w:r w:rsidR="00BA3664">
        <w:rPr>
          <w:sz w:val="20"/>
          <w:szCs w:val="20"/>
        </w:rPr>
        <w:t xml:space="preserve">of earthquakes from </w:t>
      </w:r>
      <m:oMath>
        <m:r>
          <w:rPr>
            <w:rFonts w:ascii="Cambria Math" w:hAnsi="Cambria Math"/>
            <w:sz w:val="20"/>
            <w:szCs w:val="20"/>
          </w:rPr>
          <m:t>5.9&lt;M&lt;6.1</m:t>
        </m:r>
      </m:oMath>
      <w:r w:rsidR="00BA3664">
        <w:rPr>
          <w:sz w:val="20"/>
          <w:szCs w:val="20"/>
        </w:rPr>
        <w:t xml:space="preserve"> at distances of </w:t>
      </w:r>
      <m:oMath>
        <m:r>
          <w:rPr>
            <w:rFonts w:ascii="Cambria Math" w:hAnsi="Cambria Math"/>
            <w:sz w:val="20"/>
            <w:szCs w:val="20"/>
          </w:rPr>
          <m:t>60&lt;M&lt;80 km</m:t>
        </m:r>
      </m:oMath>
      <w:r w:rsidR="00BA3664">
        <w:rPr>
          <w:sz w:val="20"/>
          <w:szCs w:val="20"/>
        </w:rPr>
        <w:t>.</w:t>
      </w:r>
    </w:p>
    <w:p w14:paraId="176D5225" w14:textId="731F7099" w:rsidR="00AE42D7" w:rsidRDefault="00424F78" w:rsidP="00870D1C">
      <w:pPr>
        <w:jc w:val="both"/>
        <w:rPr>
          <w:sz w:val="20"/>
          <w:szCs w:val="20"/>
        </w:rPr>
      </w:pPr>
      <w:r>
        <w:rPr>
          <w:sz w:val="20"/>
          <w:szCs w:val="20"/>
        </w:rPr>
        <w:tab/>
      </w:r>
    </w:p>
    <w:p w14:paraId="2ED87190" w14:textId="0A33E581" w:rsidR="00B3145C" w:rsidRDefault="00B3145C" w:rsidP="00B3145C">
      <w:pPr>
        <w:pStyle w:val="Heading2"/>
        <w:keepNext w:val="0"/>
        <w:widowControl w:val="0"/>
        <w:rPr>
          <w:rStyle w:val="text"/>
        </w:rPr>
      </w:pPr>
      <w:r>
        <w:rPr>
          <w:rStyle w:val="text"/>
        </w:rPr>
        <w:lastRenderedPageBreak/>
        <w:t>3.</w:t>
      </w:r>
      <w:r w:rsidR="00FA2C9D">
        <w:rPr>
          <w:rStyle w:val="text"/>
        </w:rPr>
        <w:t>5</w:t>
      </w:r>
      <w:bookmarkStart w:id="4" w:name="_GoBack"/>
      <w:bookmarkEnd w:id="4"/>
      <w:r>
        <w:rPr>
          <w:rStyle w:val="text"/>
        </w:rPr>
        <w:t xml:space="preserve"> Uniform Hazard Spectrum</w:t>
      </w:r>
      <w:r w:rsidR="00406F3A">
        <w:rPr>
          <w:rStyle w:val="text"/>
        </w:rPr>
        <w:t xml:space="preserve"> (UHS)</w:t>
      </w:r>
    </w:p>
    <w:p w14:paraId="4E94490E" w14:textId="09F57201" w:rsidR="00A2346E" w:rsidRDefault="00BC027A" w:rsidP="00BC027A">
      <w:pPr>
        <w:rPr>
          <w:sz w:val="20"/>
        </w:rPr>
      </w:pPr>
      <w:r>
        <w:rPr>
          <w:sz w:val="20"/>
        </w:rPr>
        <w:t>The uniform hazard spectrum is a useful way of aggregating the results of the PSHA calculations for a given site.</w:t>
      </w:r>
      <w:r w:rsidR="0088012F">
        <w:rPr>
          <w:sz w:val="20"/>
        </w:rPr>
        <w:t xml:space="preserve"> The process of finding the UHS for this site is as follows,</w:t>
      </w:r>
      <w:r w:rsidR="00FB7B4D">
        <w:rPr>
          <w:sz w:val="20"/>
        </w:rPr>
        <w:t xml:space="preserve"> the seismic hazard curves of the </w:t>
      </w:r>
      <w:r w:rsidR="0088012F">
        <w:rPr>
          <w:sz w:val="20"/>
        </w:rPr>
        <w:t xml:space="preserve">site are shown in Figure </w:t>
      </w:r>
      <w:r w:rsidR="002556D3">
        <w:rPr>
          <w:sz w:val="20"/>
        </w:rPr>
        <w:t>8</w:t>
      </w:r>
      <w:r w:rsidR="0088012F">
        <w:rPr>
          <w:sz w:val="20"/>
        </w:rPr>
        <w:t>(a), from this the spectral acceleration values for a specific exceedance rate are identified at each time period.</w:t>
      </w:r>
      <w:r w:rsidR="00006D00">
        <w:rPr>
          <w:sz w:val="20"/>
        </w:rPr>
        <w:t xml:space="preserve"> These spectral acceleration values can then be plotted against their periods, leading to a response spectrum. Due to the spectrum ordinates all have the same mean annual rate, this plot is referred to as the uniform hazard spectrum and this is depicted in Figure </w:t>
      </w:r>
      <w:r w:rsidR="00464359">
        <w:rPr>
          <w:sz w:val="20"/>
        </w:rPr>
        <w:t>8</w:t>
      </w:r>
      <w:r w:rsidR="00006D00">
        <w:rPr>
          <w:sz w:val="20"/>
        </w:rPr>
        <w:t>(b)</w:t>
      </w:r>
      <w:r w:rsidR="00EF39C2">
        <w:rPr>
          <w:sz w:val="20"/>
        </w:rPr>
        <w:t xml:space="preserve"> (normal axis, log-log scale)</w:t>
      </w:r>
      <w:r w:rsidR="00E72D23">
        <w:rPr>
          <w:sz w:val="20"/>
        </w:rPr>
        <w:t>.</w:t>
      </w:r>
    </w:p>
    <w:p w14:paraId="29C8C033" w14:textId="016F3AE1" w:rsidR="00BC027A" w:rsidRDefault="00490E59" w:rsidP="00BC027A">
      <w:pPr>
        <w:rPr>
          <w:sz w:val="20"/>
        </w:rPr>
      </w:pPr>
      <w:r>
        <w:rPr>
          <w:sz w:val="20"/>
        </w:rPr>
        <w:tab/>
      </w:r>
      <w:r w:rsidR="00BB1015">
        <w:rPr>
          <w:sz w:val="20"/>
        </w:rPr>
        <w:t>11 v</w:t>
      </w:r>
      <w:r w:rsidR="00A2346E">
        <w:rPr>
          <w:sz w:val="20"/>
        </w:rPr>
        <w:t>ibration periods</w:t>
      </w:r>
      <w:r w:rsidR="00BB1015">
        <w:rPr>
          <w:sz w:val="20"/>
        </w:rPr>
        <w:t xml:space="preserve"> in the range of </w:t>
      </w:r>
      <m:oMath>
        <m:r>
          <w:rPr>
            <w:rFonts w:ascii="Cambria Math" w:hAnsi="Cambria Math"/>
            <w:sz w:val="20"/>
          </w:rPr>
          <m:t>T=0</m:t>
        </m:r>
      </m:oMath>
      <w:r w:rsidR="00BB1015">
        <w:rPr>
          <w:sz w:val="20"/>
        </w:rPr>
        <w:t xml:space="preserve"> to </w:t>
      </w:r>
      <m:oMath>
        <m:r>
          <w:rPr>
            <w:rFonts w:ascii="Cambria Math" w:hAnsi="Cambria Math"/>
            <w:sz w:val="20"/>
          </w:rPr>
          <m:t>T=3</m:t>
        </m:r>
      </m:oMath>
      <w:r w:rsidR="00BB1015">
        <w:rPr>
          <w:sz w:val="20"/>
        </w:rPr>
        <w:t xml:space="preserve">, were considered. </w:t>
      </w:r>
      <w:r w:rsidR="00A2346E">
        <w:rPr>
          <w:sz w:val="20"/>
        </w:rPr>
        <w:t xml:space="preserve"> </w:t>
      </w:r>
      <w:r w:rsidR="00BB1015">
        <w:rPr>
          <w:sz w:val="20"/>
        </w:rPr>
        <w:t xml:space="preserve">The </w:t>
      </w:r>
      <w:r>
        <w:rPr>
          <w:sz w:val="20"/>
        </w:rPr>
        <w:t xml:space="preserve">annual exceedance rate, </w:t>
      </w:r>
      <m:oMath>
        <m:r>
          <w:rPr>
            <w:rFonts w:ascii="Cambria Math" w:hAnsi="Cambria Math"/>
            <w:sz w:val="20"/>
          </w:rPr>
          <m:t>λ</m:t>
        </m:r>
      </m:oMath>
      <w:r>
        <w:rPr>
          <w:sz w:val="20"/>
        </w:rPr>
        <w:t xml:space="preserve">, can be related to a </w:t>
      </w:r>
      <w:r w:rsidR="00A2346E">
        <w:rPr>
          <w:sz w:val="20"/>
        </w:rPr>
        <w:t xml:space="preserve">return period </w:t>
      </w:r>
      <m:oMath>
        <m:sSub>
          <m:sSubPr>
            <m:ctrlPr>
              <w:rPr>
                <w:rFonts w:ascii="Cambria Math" w:hAnsi="Cambria Math"/>
                <w:i/>
                <w:sz w:val="20"/>
              </w:rPr>
            </m:ctrlPr>
          </m:sSubPr>
          <m:e>
            <m:r>
              <w:rPr>
                <w:rFonts w:ascii="Cambria Math" w:hAnsi="Cambria Math"/>
                <w:sz w:val="20"/>
              </w:rPr>
              <m:t>T</m:t>
            </m:r>
          </m:e>
          <m:sub>
            <m:r>
              <w:rPr>
                <w:rFonts w:ascii="Cambria Math" w:hAnsi="Cambria Math"/>
                <w:sz w:val="20"/>
              </w:rPr>
              <m:t>R</m:t>
            </m:r>
          </m:sub>
        </m:sSub>
      </m:oMath>
      <w:r w:rsidR="00A2346E">
        <w:rPr>
          <w:sz w:val="20"/>
        </w:rPr>
        <w:t xml:space="preserve">, by </w:t>
      </w:r>
      <m:oMath>
        <m:r>
          <w:rPr>
            <w:rFonts w:ascii="Cambria Math" w:hAnsi="Cambria Math"/>
            <w:sz w:val="20"/>
          </w:rPr>
          <m:t>λ=</m:t>
        </m:r>
        <m:f>
          <m:fPr>
            <m:type m:val="lin"/>
            <m:ctrlPr>
              <w:rPr>
                <w:rFonts w:ascii="Cambria Math" w:hAnsi="Cambria Math"/>
                <w:i/>
                <w:sz w:val="20"/>
              </w:rPr>
            </m:ctrlPr>
          </m:fPr>
          <m:num>
            <m:r>
              <w:rPr>
                <w:rFonts w:ascii="Cambria Math" w:hAnsi="Cambria Math"/>
                <w:sz w:val="20"/>
              </w:rPr>
              <m:t>1</m:t>
            </m:r>
          </m:num>
          <m:den>
            <m:sSub>
              <m:sSubPr>
                <m:ctrlPr>
                  <w:rPr>
                    <w:rFonts w:ascii="Cambria Math" w:hAnsi="Cambria Math"/>
                    <w:i/>
                    <w:sz w:val="20"/>
                  </w:rPr>
                </m:ctrlPr>
              </m:sSubPr>
              <m:e>
                <m:r>
                  <w:rPr>
                    <w:rFonts w:ascii="Cambria Math" w:hAnsi="Cambria Math"/>
                    <w:sz w:val="20"/>
                  </w:rPr>
                  <m:t>T</m:t>
                </m:r>
              </m:e>
              <m:sub>
                <m:r>
                  <w:rPr>
                    <w:rFonts w:ascii="Cambria Math" w:hAnsi="Cambria Math"/>
                    <w:sz w:val="20"/>
                  </w:rPr>
                  <m:t>R</m:t>
                </m:r>
              </m:sub>
            </m:sSub>
          </m:den>
        </m:f>
      </m:oMath>
      <w:r w:rsidR="00A2346E">
        <w:rPr>
          <w:sz w:val="20"/>
        </w:rPr>
        <w:t xml:space="preserve">. The values of the return period for this study as shown in Figure </w:t>
      </w:r>
      <w:r w:rsidR="00DE55E6">
        <w:rPr>
          <w:sz w:val="20"/>
        </w:rPr>
        <w:t>8</w:t>
      </w:r>
      <w:r w:rsidR="00A2346E">
        <w:rPr>
          <w:sz w:val="20"/>
        </w:rPr>
        <w:t xml:space="preserve">(b) are 30, 50, 475, 2475 years, these correspond to the respective exceedance rates that are indicated by the black horizontal lines in Figure </w:t>
      </w:r>
      <w:r w:rsidR="002556D3">
        <w:rPr>
          <w:sz w:val="20"/>
        </w:rPr>
        <w:t>8</w:t>
      </w:r>
      <w:r w:rsidR="00A2346E">
        <w:rPr>
          <w:sz w:val="20"/>
        </w:rPr>
        <w:t>(a).</w:t>
      </w:r>
      <w:r w:rsidR="00F31187">
        <w:rPr>
          <w:sz w:val="20"/>
        </w:rPr>
        <w:t xml:space="preserve"> From this figure, it can be seen that the hazard</w:t>
      </w:r>
      <w:r w:rsidR="0066746B">
        <w:rPr>
          <w:sz w:val="20"/>
        </w:rPr>
        <w:t xml:space="preserve"> (spectral acceleration) gradually increases as the return period increases. </w:t>
      </w:r>
      <w:r w:rsidR="00BA0810">
        <w:rPr>
          <w:sz w:val="20"/>
        </w:rPr>
        <w:t>Moreover, although higher return periods</w:t>
      </w:r>
      <w:r w:rsidR="00F86440">
        <w:rPr>
          <w:sz w:val="20"/>
        </w:rPr>
        <w:t xml:space="preserve"> generally correspond to a lower probability (exceedance), the figure shows that larger return period correspond to higher ground motions. </w:t>
      </w:r>
      <w:r w:rsidR="00380DAE">
        <w:rPr>
          <w:sz w:val="20"/>
        </w:rPr>
        <w:t xml:space="preserve">For all the different return periods, the UHS is steep for shorter vibration periods, in this case less than </w:t>
      </w:r>
      <m:oMath>
        <m:r>
          <w:rPr>
            <w:rFonts w:ascii="Cambria Math" w:hAnsi="Cambria Math"/>
            <w:sz w:val="20"/>
          </w:rPr>
          <m:t>T=0.2 s</m:t>
        </m:r>
      </m:oMath>
      <w:r w:rsidR="009E0861">
        <w:rPr>
          <w:sz w:val="20"/>
        </w:rPr>
        <w:t>.</w:t>
      </w:r>
      <w:r w:rsidR="00380DAE">
        <w:rPr>
          <w:sz w:val="20"/>
        </w:rPr>
        <w:t xml:space="preserve"> </w:t>
      </w:r>
      <w:r w:rsidR="0066746B">
        <w:rPr>
          <w:sz w:val="20"/>
        </w:rPr>
        <w:t xml:space="preserve">All the lines for different return periods, reach a peak at the same time period, which is at </w:t>
      </w:r>
      <m:oMath>
        <m:r>
          <w:rPr>
            <w:rFonts w:ascii="Cambria Math" w:hAnsi="Cambria Math"/>
            <w:sz w:val="20"/>
          </w:rPr>
          <m:t>T=0.2 s</m:t>
        </m:r>
      </m:oMath>
      <w:r w:rsidR="0066746B">
        <w:rPr>
          <w:sz w:val="20"/>
        </w:rPr>
        <w:t>.</w:t>
      </w:r>
      <w:r w:rsidR="00517672">
        <w:rPr>
          <w:sz w:val="20"/>
        </w:rPr>
        <w:t xml:space="preserve"> After this peak, all the lines converge to reach a steady value.</w:t>
      </w:r>
    </w:p>
    <w:p w14:paraId="09B36127" w14:textId="77777777" w:rsidR="00BA0810" w:rsidRPr="00BC027A" w:rsidRDefault="00BA0810" w:rsidP="00BC027A">
      <w:pPr>
        <w:rPr>
          <w:sz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4"/>
      </w:tblGrid>
      <w:tr w:rsidR="008F0B73" w14:paraId="6D4823FE" w14:textId="77777777" w:rsidTr="00E17042">
        <w:tc>
          <w:tcPr>
            <w:tcW w:w="4508" w:type="dxa"/>
          </w:tcPr>
          <w:p w14:paraId="4660AC49" w14:textId="38124C7C" w:rsidR="008F0B73" w:rsidRDefault="008F0B73" w:rsidP="00BC24D1">
            <w:pPr>
              <w:jc w:val="both"/>
              <w:rPr>
                <w:sz w:val="20"/>
                <w:szCs w:val="20"/>
              </w:rPr>
            </w:pPr>
            <w:r w:rsidRPr="008F0B73">
              <w:rPr>
                <w:noProof/>
                <w:sz w:val="20"/>
                <w:szCs w:val="20"/>
              </w:rPr>
              <w:drawing>
                <wp:inline distT="0" distB="0" distL="0" distR="0" wp14:anchorId="310D05B8" wp14:editId="62B930A8">
                  <wp:extent cx="2880000" cy="2159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0000" cy="2159920"/>
                          </a:xfrm>
                          <a:prstGeom prst="rect">
                            <a:avLst/>
                          </a:prstGeom>
                        </pic:spPr>
                      </pic:pic>
                    </a:graphicData>
                  </a:graphic>
                </wp:inline>
              </w:drawing>
            </w:r>
          </w:p>
        </w:tc>
        <w:tc>
          <w:tcPr>
            <w:tcW w:w="4509" w:type="dxa"/>
          </w:tcPr>
          <w:p w14:paraId="05BE36C7" w14:textId="0FE9DF99" w:rsidR="008F0B73" w:rsidRDefault="008F0B73" w:rsidP="00BC24D1">
            <w:pPr>
              <w:jc w:val="both"/>
              <w:rPr>
                <w:sz w:val="20"/>
                <w:szCs w:val="20"/>
              </w:rPr>
            </w:pPr>
            <w:r w:rsidRPr="008F0B73">
              <w:rPr>
                <w:noProof/>
                <w:sz w:val="20"/>
                <w:szCs w:val="20"/>
              </w:rPr>
              <w:drawing>
                <wp:inline distT="0" distB="0" distL="0" distR="0" wp14:anchorId="1A33B601" wp14:editId="253CAB83">
                  <wp:extent cx="2880000" cy="21599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0000" cy="2159920"/>
                          </a:xfrm>
                          <a:prstGeom prst="rect">
                            <a:avLst/>
                          </a:prstGeom>
                        </pic:spPr>
                      </pic:pic>
                    </a:graphicData>
                  </a:graphic>
                </wp:inline>
              </w:drawing>
            </w:r>
          </w:p>
        </w:tc>
      </w:tr>
      <w:tr w:rsidR="008F0B73" w14:paraId="15CEA6EE" w14:textId="77777777" w:rsidTr="00E17042">
        <w:tc>
          <w:tcPr>
            <w:tcW w:w="4508" w:type="dxa"/>
          </w:tcPr>
          <w:p w14:paraId="0399ADDB" w14:textId="6ECC142A" w:rsidR="008F0B73" w:rsidRPr="00F128ED" w:rsidRDefault="00F128ED" w:rsidP="00F128ED">
            <w:pPr>
              <w:jc w:val="center"/>
              <w:rPr>
                <w:b/>
                <w:sz w:val="20"/>
                <w:szCs w:val="20"/>
              </w:rPr>
            </w:pPr>
            <w:r w:rsidRPr="00F128ED">
              <w:rPr>
                <w:b/>
                <w:sz w:val="20"/>
                <w:szCs w:val="20"/>
              </w:rPr>
              <w:t xml:space="preserve">Figure </w:t>
            </w:r>
            <w:r w:rsidR="00F84FD6">
              <w:rPr>
                <w:b/>
                <w:sz w:val="20"/>
                <w:szCs w:val="20"/>
              </w:rPr>
              <w:t>8</w:t>
            </w:r>
            <w:r w:rsidRPr="00F128ED">
              <w:rPr>
                <w:b/>
                <w:sz w:val="20"/>
                <w:szCs w:val="20"/>
              </w:rPr>
              <w:t>(a): Seismic hazard curves for multiple vibration periods</w:t>
            </w:r>
          </w:p>
        </w:tc>
        <w:tc>
          <w:tcPr>
            <w:tcW w:w="4509" w:type="dxa"/>
          </w:tcPr>
          <w:p w14:paraId="39AF514C" w14:textId="5F37A22B" w:rsidR="008F0B73" w:rsidRPr="00E17042" w:rsidRDefault="00E17042" w:rsidP="00E17042">
            <w:pPr>
              <w:jc w:val="center"/>
              <w:rPr>
                <w:b/>
                <w:color w:val="000000" w:themeColor="text1"/>
                <w:sz w:val="20"/>
                <w:szCs w:val="20"/>
              </w:rPr>
            </w:pPr>
            <w:r>
              <w:rPr>
                <w:b/>
                <w:color w:val="000000" w:themeColor="text1"/>
                <w:sz w:val="20"/>
                <w:szCs w:val="20"/>
              </w:rPr>
              <w:t xml:space="preserve">Figure </w:t>
            </w:r>
            <w:r w:rsidR="00F84FD6">
              <w:rPr>
                <w:b/>
                <w:color w:val="000000" w:themeColor="text1"/>
                <w:sz w:val="20"/>
                <w:szCs w:val="20"/>
              </w:rPr>
              <w:t>8</w:t>
            </w:r>
            <w:r>
              <w:rPr>
                <w:b/>
                <w:color w:val="000000" w:themeColor="text1"/>
                <w:sz w:val="20"/>
                <w:szCs w:val="20"/>
              </w:rPr>
              <w:t>(b): Uniform Hazard Spectrum</w:t>
            </w:r>
            <w:r w:rsidR="00E944FA">
              <w:rPr>
                <w:b/>
                <w:color w:val="000000" w:themeColor="text1"/>
                <w:sz w:val="20"/>
                <w:szCs w:val="20"/>
              </w:rPr>
              <w:t xml:space="preserve"> for different return periods</w:t>
            </w:r>
            <w:r>
              <w:rPr>
                <w:b/>
                <w:color w:val="000000" w:themeColor="text1"/>
                <w:sz w:val="20"/>
                <w:szCs w:val="20"/>
              </w:rPr>
              <w:t xml:space="preserve"> on a regular and log axis.</w:t>
            </w:r>
          </w:p>
        </w:tc>
      </w:tr>
    </w:tbl>
    <w:p w14:paraId="75FABAAD" w14:textId="41A2C75F" w:rsidR="00B3145C" w:rsidRDefault="00B3145C" w:rsidP="00BC24D1">
      <w:pPr>
        <w:jc w:val="both"/>
        <w:rPr>
          <w:sz w:val="20"/>
          <w:szCs w:val="20"/>
        </w:rPr>
      </w:pPr>
    </w:p>
    <w:p w14:paraId="2633DF49" w14:textId="0A0796D0" w:rsidR="00BA0810" w:rsidRDefault="00461A54" w:rsidP="00BA0810">
      <w:pPr>
        <w:rPr>
          <w:sz w:val="20"/>
        </w:rPr>
      </w:pPr>
      <w:r>
        <w:rPr>
          <w:sz w:val="20"/>
        </w:rPr>
        <w:t xml:space="preserve">One of the common </w:t>
      </w:r>
      <w:r w:rsidR="001D17EB">
        <w:rPr>
          <w:sz w:val="20"/>
        </w:rPr>
        <w:t>aims</w:t>
      </w:r>
      <w:r>
        <w:rPr>
          <w:sz w:val="20"/>
        </w:rPr>
        <w:t xml:space="preserve"> of the PSHA is to identify a response spe</w:t>
      </w:r>
      <w:r w:rsidR="001D17EB">
        <w:rPr>
          <w:sz w:val="20"/>
        </w:rPr>
        <w:t xml:space="preserve">ctrum that can be used for structural analysis. </w:t>
      </w:r>
      <w:r w:rsidR="002C0470">
        <w:rPr>
          <w:sz w:val="20"/>
        </w:rPr>
        <w:t>Specifically, t</w:t>
      </w:r>
      <w:r w:rsidR="00BA0810">
        <w:rPr>
          <w:sz w:val="20"/>
        </w:rPr>
        <w:t xml:space="preserve">he UHS is also an extremely useful tool in </w:t>
      </w:r>
      <w:r w:rsidR="009A31B3">
        <w:rPr>
          <w:sz w:val="20"/>
        </w:rPr>
        <w:t>performance-based</w:t>
      </w:r>
      <w:r w:rsidR="00BA0810">
        <w:rPr>
          <w:sz w:val="20"/>
        </w:rPr>
        <w:t xml:space="preserve"> design,</w:t>
      </w:r>
      <w:r w:rsidR="009A31B3">
        <w:rPr>
          <w:sz w:val="20"/>
        </w:rPr>
        <w:t xml:space="preserve"> through the UHS, designers may create a </w:t>
      </w:r>
      <w:r w:rsidR="00E83BF0">
        <w:rPr>
          <w:sz w:val="20"/>
        </w:rPr>
        <w:t>design spectrum</w:t>
      </w:r>
      <w:r w:rsidR="009A31B3">
        <w:rPr>
          <w:sz w:val="20"/>
        </w:rPr>
        <w:t xml:space="preserve"> that</w:t>
      </w:r>
      <w:r w:rsidR="00B40272">
        <w:rPr>
          <w:sz w:val="20"/>
        </w:rPr>
        <w:t xml:space="preserve"> provide a safety level of a structure for different time periods.</w:t>
      </w:r>
    </w:p>
    <w:p w14:paraId="2D0E38E4" w14:textId="77777777" w:rsidR="00DE374B" w:rsidRDefault="00DE374B" w:rsidP="00BC24D1">
      <w:pPr>
        <w:jc w:val="both"/>
        <w:rPr>
          <w:sz w:val="20"/>
          <w:szCs w:val="20"/>
        </w:rPr>
      </w:pPr>
    </w:p>
    <w:bookmarkEnd w:id="3"/>
    <w:p w14:paraId="76D28281" w14:textId="3F29CD68" w:rsidR="00BC24D1" w:rsidRDefault="00BC24D1" w:rsidP="00BC24D1">
      <w:pPr>
        <w:pStyle w:val="Heading2"/>
        <w:spacing w:after="0"/>
        <w:rPr>
          <w:rStyle w:val="text"/>
        </w:rPr>
      </w:pPr>
      <w:r w:rsidRPr="00884EE0">
        <w:rPr>
          <w:rStyle w:val="text"/>
        </w:rPr>
        <w:t>R</w:t>
      </w:r>
      <w:r>
        <w:rPr>
          <w:rStyle w:val="text"/>
        </w:rPr>
        <w:t>EFERENCES</w:t>
      </w:r>
    </w:p>
    <w:p w14:paraId="04E5852E" w14:textId="77777777" w:rsidR="00BC24D1" w:rsidRDefault="00BC24D1" w:rsidP="00BC24D1">
      <w:pPr>
        <w:ind w:left="567" w:hanging="567"/>
        <w:rPr>
          <w:sz w:val="20"/>
          <w:szCs w:val="20"/>
        </w:rPr>
      </w:pPr>
    </w:p>
    <w:p w14:paraId="6C1B02BC" w14:textId="2D41EF6D" w:rsidR="00FD365B" w:rsidRDefault="00FD365B" w:rsidP="00FD365B">
      <w:pPr>
        <w:ind w:left="567" w:hanging="567"/>
        <w:rPr>
          <w:sz w:val="16"/>
          <w:szCs w:val="16"/>
          <w:lang w:val="en-GB"/>
        </w:rPr>
      </w:pPr>
      <w:r w:rsidRPr="00FD365B">
        <w:rPr>
          <w:sz w:val="16"/>
          <w:szCs w:val="16"/>
          <w:lang w:val="en-GB"/>
        </w:rPr>
        <w:t>Andrzej S. Nowak and Kevin R. Collins (2013) </w:t>
      </w:r>
      <w:r w:rsidRPr="00FD365B">
        <w:rPr>
          <w:i/>
          <w:iCs/>
          <w:sz w:val="16"/>
          <w:szCs w:val="16"/>
          <w:lang w:val="en-GB"/>
        </w:rPr>
        <w:t>Reliability of Structures</w:t>
      </w:r>
      <w:r w:rsidRPr="00FD365B">
        <w:rPr>
          <w:sz w:val="16"/>
          <w:szCs w:val="16"/>
          <w:lang w:val="en-GB"/>
        </w:rPr>
        <w:t>. Boca Raton: CRC Press. Available at: https://search-ebscohost-com.bris.idm.oclc.org/login.aspx?direct=true&amp;db=nlebk&amp;AN=1763413&amp;site=ehost-live (Accessed: 6 December 2023).</w:t>
      </w:r>
    </w:p>
    <w:p w14:paraId="558AE19E" w14:textId="75DCFAB3" w:rsidR="00B848EB" w:rsidRDefault="00B848EB" w:rsidP="00B848EB">
      <w:pPr>
        <w:ind w:left="567" w:hanging="567"/>
        <w:rPr>
          <w:sz w:val="16"/>
          <w:szCs w:val="16"/>
          <w:lang w:val="en-GB"/>
        </w:rPr>
      </w:pPr>
      <w:r w:rsidRPr="00657229">
        <w:rPr>
          <w:sz w:val="16"/>
          <w:szCs w:val="16"/>
          <w:lang w:val="en-GB"/>
        </w:rPr>
        <w:t>Akkar, S. and Bommer, J.J., 2010. Empirical equations for the prediction of PGA, PGV, and spectral accelerations in Europe, the Mediterranean region, and the Middle East. </w:t>
      </w:r>
      <w:r w:rsidRPr="00657229">
        <w:rPr>
          <w:i/>
          <w:iCs/>
          <w:sz w:val="16"/>
          <w:szCs w:val="16"/>
          <w:lang w:val="en-GB"/>
        </w:rPr>
        <w:t>Seismological Research Letters</w:t>
      </w:r>
      <w:r w:rsidRPr="00657229">
        <w:rPr>
          <w:sz w:val="16"/>
          <w:szCs w:val="16"/>
          <w:lang w:val="en-GB"/>
        </w:rPr>
        <w:t>, </w:t>
      </w:r>
      <w:r w:rsidRPr="00657229">
        <w:rPr>
          <w:i/>
          <w:iCs/>
          <w:sz w:val="16"/>
          <w:szCs w:val="16"/>
          <w:lang w:val="en-GB"/>
        </w:rPr>
        <w:t>81</w:t>
      </w:r>
      <w:r w:rsidRPr="00657229">
        <w:rPr>
          <w:sz w:val="16"/>
          <w:szCs w:val="16"/>
          <w:lang w:val="en-GB"/>
        </w:rPr>
        <w:t>(2), pp.195-206</w:t>
      </w:r>
    </w:p>
    <w:p w14:paraId="0A8479FC" w14:textId="17486EDF" w:rsidR="00B848EB" w:rsidRDefault="00B848EB" w:rsidP="00FD365B">
      <w:pPr>
        <w:ind w:left="567" w:hanging="567"/>
        <w:rPr>
          <w:sz w:val="16"/>
          <w:szCs w:val="16"/>
          <w:lang w:val="en-GB"/>
        </w:rPr>
      </w:pPr>
      <w:r w:rsidRPr="00103F20">
        <w:rPr>
          <w:sz w:val="16"/>
          <w:szCs w:val="16"/>
          <w:lang w:val="en-GB"/>
        </w:rPr>
        <w:t>Benjamin, J.R. and Cornell, C.A., 2014. </w:t>
      </w:r>
      <w:r w:rsidRPr="00103F20">
        <w:rPr>
          <w:i/>
          <w:iCs/>
          <w:sz w:val="16"/>
          <w:szCs w:val="16"/>
          <w:lang w:val="en-GB"/>
        </w:rPr>
        <w:t>Probability, statistics, and decision for civil engineers</w:t>
      </w:r>
      <w:r w:rsidRPr="00103F20">
        <w:rPr>
          <w:sz w:val="16"/>
          <w:szCs w:val="16"/>
          <w:lang w:val="en-GB"/>
        </w:rPr>
        <w:t>. Courier Corporation</w:t>
      </w:r>
    </w:p>
    <w:p w14:paraId="6458FA8B" w14:textId="4BC65027" w:rsidR="00673DDA" w:rsidRDefault="00673DDA" w:rsidP="00673DDA">
      <w:pPr>
        <w:ind w:left="567" w:hanging="567"/>
        <w:rPr>
          <w:sz w:val="16"/>
          <w:szCs w:val="16"/>
          <w:lang w:val="en-GB"/>
        </w:rPr>
      </w:pPr>
      <w:r w:rsidRPr="00673DDA">
        <w:rPr>
          <w:sz w:val="16"/>
          <w:szCs w:val="16"/>
          <w:lang w:val="en-GB"/>
        </w:rPr>
        <w:t xml:space="preserve">Faber, MH 2012, Statistics and Probability </w:t>
      </w:r>
      <w:proofErr w:type="gramStart"/>
      <w:r w:rsidRPr="00673DDA">
        <w:rPr>
          <w:sz w:val="16"/>
          <w:szCs w:val="16"/>
          <w:lang w:val="en-GB"/>
        </w:rPr>
        <w:t>Theory :</w:t>
      </w:r>
      <w:proofErr w:type="gramEnd"/>
      <w:r w:rsidRPr="00673DDA">
        <w:rPr>
          <w:sz w:val="16"/>
          <w:szCs w:val="16"/>
          <w:lang w:val="en-GB"/>
        </w:rPr>
        <w:t xml:space="preserve"> In Pursuit of Engineering Decision Support, Springer Netherlands, Dordrecht. Available from: ProQuest Ebook Central. [6 December 2023].</w:t>
      </w:r>
    </w:p>
    <w:p w14:paraId="11FDB2F3" w14:textId="0282366D" w:rsidR="00B848EB" w:rsidRDefault="00B848EB" w:rsidP="00B848EB">
      <w:pPr>
        <w:ind w:left="567" w:hanging="567"/>
        <w:rPr>
          <w:sz w:val="16"/>
          <w:szCs w:val="16"/>
          <w:lang w:val="en-GB"/>
        </w:rPr>
      </w:pPr>
      <w:r w:rsidRPr="004A1933">
        <w:rPr>
          <w:sz w:val="16"/>
          <w:szCs w:val="16"/>
          <w:lang w:val="en-GB"/>
        </w:rPr>
        <w:t>Caputo, R., Catalano, S., Monaco, C., Romagnoli, G., Tortorici, G. and Tortorici, L., 2010. Active faulting on the island of Crete (Greece). </w:t>
      </w:r>
      <w:r w:rsidRPr="004A1933">
        <w:rPr>
          <w:i/>
          <w:iCs/>
          <w:sz w:val="16"/>
          <w:szCs w:val="16"/>
          <w:lang w:val="en-GB"/>
        </w:rPr>
        <w:t>Geophysical Journal International</w:t>
      </w:r>
      <w:r w:rsidRPr="004A1933">
        <w:rPr>
          <w:sz w:val="16"/>
          <w:szCs w:val="16"/>
          <w:lang w:val="en-GB"/>
        </w:rPr>
        <w:t>, </w:t>
      </w:r>
      <w:r w:rsidRPr="004A1933">
        <w:rPr>
          <w:i/>
          <w:iCs/>
          <w:sz w:val="16"/>
          <w:szCs w:val="16"/>
          <w:lang w:val="en-GB"/>
        </w:rPr>
        <w:t>183</w:t>
      </w:r>
      <w:r w:rsidRPr="004A1933">
        <w:rPr>
          <w:sz w:val="16"/>
          <w:szCs w:val="16"/>
          <w:lang w:val="en-GB"/>
        </w:rPr>
        <w:t>(1), pp.111-126.</w:t>
      </w:r>
    </w:p>
    <w:p w14:paraId="3EF606BF" w14:textId="2685672B" w:rsidR="003A5C81" w:rsidRDefault="003A5C81" w:rsidP="003A5C81">
      <w:pPr>
        <w:ind w:left="567" w:hanging="567"/>
        <w:rPr>
          <w:sz w:val="16"/>
          <w:szCs w:val="16"/>
          <w:lang w:val="en-GB"/>
        </w:rPr>
      </w:pPr>
      <w:r w:rsidRPr="003A5C81">
        <w:rPr>
          <w:sz w:val="16"/>
          <w:szCs w:val="16"/>
          <w:lang w:val="en-GB"/>
        </w:rPr>
        <w:t>MATLAB, 2010. </w:t>
      </w:r>
      <w:r w:rsidRPr="003A5C81">
        <w:rPr>
          <w:i/>
          <w:iCs/>
          <w:sz w:val="16"/>
          <w:szCs w:val="16"/>
          <w:lang w:val="en-GB"/>
        </w:rPr>
        <w:t>version 7.10.0 (R2010a)</w:t>
      </w:r>
      <w:r w:rsidRPr="003A5C81">
        <w:rPr>
          <w:sz w:val="16"/>
          <w:szCs w:val="16"/>
          <w:lang w:val="en-GB"/>
        </w:rPr>
        <w:t>, Natick, Massachusetts: The MathWorks Inc</w:t>
      </w:r>
    </w:p>
    <w:p w14:paraId="66D397AA" w14:textId="44C1EC76" w:rsidR="00B848EB" w:rsidRDefault="00B848EB" w:rsidP="00B848EB">
      <w:pPr>
        <w:ind w:left="567" w:hanging="567"/>
        <w:rPr>
          <w:sz w:val="16"/>
          <w:szCs w:val="16"/>
          <w:lang w:val="en-GB"/>
        </w:rPr>
      </w:pPr>
      <w:r w:rsidRPr="00C7298F">
        <w:rPr>
          <w:sz w:val="16"/>
          <w:szCs w:val="16"/>
          <w:lang w:val="en-GB"/>
        </w:rPr>
        <w:t>McGuire, R. K. (2004). Seismic hazard and risk analysis. Earthquake Engineering Research Institute.</w:t>
      </w:r>
    </w:p>
    <w:p w14:paraId="6BD77413" w14:textId="371BFA61" w:rsidR="00BC24D1" w:rsidRDefault="00800F26" w:rsidP="00B848EB">
      <w:pPr>
        <w:ind w:left="567" w:hanging="567"/>
        <w:rPr>
          <w:sz w:val="16"/>
          <w:szCs w:val="16"/>
          <w:lang w:val="en-GB"/>
        </w:rPr>
      </w:pPr>
      <w:r w:rsidRPr="00800F26">
        <w:rPr>
          <w:sz w:val="16"/>
          <w:szCs w:val="16"/>
          <w:lang w:val="en-GB"/>
        </w:rPr>
        <w:t>Sturges, H.A., 1926. The choice of a class interval. </w:t>
      </w:r>
      <w:r w:rsidRPr="00800F26">
        <w:rPr>
          <w:i/>
          <w:iCs/>
          <w:sz w:val="16"/>
          <w:szCs w:val="16"/>
          <w:lang w:val="en-GB"/>
        </w:rPr>
        <w:t>Journal of the american statistical association</w:t>
      </w:r>
      <w:r w:rsidRPr="00800F26">
        <w:rPr>
          <w:sz w:val="16"/>
          <w:szCs w:val="16"/>
          <w:lang w:val="en-GB"/>
        </w:rPr>
        <w:t>, </w:t>
      </w:r>
      <w:r w:rsidRPr="00800F26">
        <w:rPr>
          <w:i/>
          <w:iCs/>
          <w:sz w:val="16"/>
          <w:szCs w:val="16"/>
          <w:lang w:val="en-GB"/>
        </w:rPr>
        <w:t>21</w:t>
      </w:r>
      <w:r w:rsidRPr="00800F26">
        <w:rPr>
          <w:sz w:val="16"/>
          <w:szCs w:val="16"/>
          <w:lang w:val="en-GB"/>
        </w:rPr>
        <w:t>(153), pp.65-66</w:t>
      </w:r>
    </w:p>
    <w:p w14:paraId="215E7F72" w14:textId="5C44CEBB" w:rsidR="00222F88" w:rsidRDefault="00222F88" w:rsidP="00222F88">
      <w:pPr>
        <w:ind w:left="567" w:hanging="567"/>
        <w:rPr>
          <w:sz w:val="16"/>
          <w:szCs w:val="16"/>
          <w:lang w:val="en-GB"/>
        </w:rPr>
      </w:pPr>
      <w:r w:rsidRPr="00222F88">
        <w:rPr>
          <w:sz w:val="16"/>
          <w:szCs w:val="16"/>
          <w:lang w:val="en-GB"/>
        </w:rPr>
        <w:t>Taroni, M. and Akinci, A., 2021. Good practices in PSHA: declustering, b-value estimation, foreshocks and aftershocks inclusion; a case study in Italy. </w:t>
      </w:r>
      <w:r w:rsidRPr="00222F88">
        <w:rPr>
          <w:i/>
          <w:iCs/>
          <w:sz w:val="16"/>
          <w:szCs w:val="16"/>
          <w:lang w:val="en-GB"/>
        </w:rPr>
        <w:t>Geophysical Journal International</w:t>
      </w:r>
      <w:r w:rsidRPr="00222F88">
        <w:rPr>
          <w:sz w:val="16"/>
          <w:szCs w:val="16"/>
          <w:lang w:val="en-GB"/>
        </w:rPr>
        <w:t>, </w:t>
      </w:r>
      <w:r w:rsidRPr="00222F88">
        <w:rPr>
          <w:i/>
          <w:iCs/>
          <w:sz w:val="16"/>
          <w:szCs w:val="16"/>
          <w:lang w:val="en-GB"/>
        </w:rPr>
        <w:t>224</w:t>
      </w:r>
      <w:r w:rsidRPr="00222F88">
        <w:rPr>
          <w:sz w:val="16"/>
          <w:szCs w:val="16"/>
          <w:lang w:val="en-GB"/>
        </w:rPr>
        <w:t>(2), pp.1174-1187.</w:t>
      </w:r>
    </w:p>
    <w:p w14:paraId="3252546F" w14:textId="77777777" w:rsidR="000C7DBF" w:rsidRPr="000C7DBF" w:rsidRDefault="000C7DBF" w:rsidP="000C7DBF">
      <w:pPr>
        <w:ind w:left="567" w:hanging="567"/>
        <w:rPr>
          <w:sz w:val="16"/>
          <w:szCs w:val="16"/>
          <w:lang w:val="en-GB"/>
        </w:rPr>
      </w:pPr>
      <w:r w:rsidRPr="000C7DBF">
        <w:rPr>
          <w:sz w:val="16"/>
          <w:szCs w:val="16"/>
          <w:lang w:val="en-GB"/>
        </w:rPr>
        <w:t>U.S. Geological Survey, 2020, Earthquake Lists, Maps, and Statistics, accessed March 18, 2020 at URL </w:t>
      </w:r>
      <w:hyperlink r:id="rId31" w:history="1">
        <w:r w:rsidRPr="000C7DBF">
          <w:rPr>
            <w:rStyle w:val="Hyperlink"/>
            <w:sz w:val="16"/>
            <w:szCs w:val="16"/>
            <w:lang w:val="en-GB"/>
          </w:rPr>
          <w:t>https://www.usgs.gov/natural-hazards/earthquake-hazards/lists-maps-and-statistics</w:t>
        </w:r>
      </w:hyperlink>
    </w:p>
    <w:p w14:paraId="3D71EFB1" w14:textId="7B8814C4" w:rsidR="00B848EB" w:rsidRDefault="00B848EB" w:rsidP="00B848EB">
      <w:pPr>
        <w:ind w:left="567" w:hanging="567"/>
        <w:rPr>
          <w:sz w:val="16"/>
          <w:szCs w:val="16"/>
          <w:lang w:val="en-GB"/>
        </w:rPr>
      </w:pPr>
      <w:r w:rsidRPr="00C96505">
        <w:rPr>
          <w:sz w:val="16"/>
          <w:szCs w:val="16"/>
          <w:lang w:val="en-GB"/>
        </w:rPr>
        <w:t>van Stiphout, T., J. Zhuang, and D. Marsan (2012), Seismicity declustering, Community Online Resource for Statistical Seismicity Analysis, doi:10.5078/corssa52382934. Available at http://www.corssa.org.</w:t>
      </w:r>
    </w:p>
    <w:p w14:paraId="1968C9C8" w14:textId="0779EA56" w:rsidR="0040545D" w:rsidRDefault="0040545D" w:rsidP="0040545D">
      <w:pPr>
        <w:ind w:left="567" w:hanging="567"/>
        <w:rPr>
          <w:sz w:val="16"/>
          <w:szCs w:val="16"/>
          <w:lang w:val="en-GB"/>
        </w:rPr>
      </w:pPr>
      <w:r w:rsidRPr="0040545D">
        <w:rPr>
          <w:sz w:val="16"/>
          <w:szCs w:val="16"/>
          <w:lang w:val="en-GB"/>
        </w:rPr>
        <w:t>Zaliapin, I. and Ben</w:t>
      </w:r>
      <w:r w:rsidRPr="0040545D">
        <w:rPr>
          <w:rFonts w:ascii="Cambria Math" w:hAnsi="Cambria Math" w:cs="Cambria Math"/>
          <w:sz w:val="16"/>
          <w:szCs w:val="16"/>
          <w:lang w:val="en-GB"/>
        </w:rPr>
        <w:t>‐</w:t>
      </w:r>
      <w:r w:rsidRPr="0040545D">
        <w:rPr>
          <w:sz w:val="16"/>
          <w:szCs w:val="16"/>
          <w:lang w:val="en-GB"/>
        </w:rPr>
        <w:t>Zion, Y., 2022. Perspectives on clustering and declustering of earthquakes. </w:t>
      </w:r>
      <w:r w:rsidRPr="0040545D">
        <w:rPr>
          <w:i/>
          <w:iCs/>
          <w:sz w:val="16"/>
          <w:szCs w:val="16"/>
          <w:lang w:val="en-GB"/>
        </w:rPr>
        <w:t>Seismological Research Letters</w:t>
      </w:r>
      <w:r w:rsidRPr="0040545D">
        <w:rPr>
          <w:sz w:val="16"/>
          <w:szCs w:val="16"/>
          <w:lang w:val="en-GB"/>
        </w:rPr>
        <w:t>, </w:t>
      </w:r>
      <w:r w:rsidRPr="0040545D">
        <w:rPr>
          <w:i/>
          <w:iCs/>
          <w:sz w:val="16"/>
          <w:szCs w:val="16"/>
          <w:lang w:val="en-GB"/>
        </w:rPr>
        <w:t>93</w:t>
      </w:r>
      <w:r w:rsidRPr="0040545D">
        <w:rPr>
          <w:sz w:val="16"/>
          <w:szCs w:val="16"/>
          <w:lang w:val="en-GB"/>
        </w:rPr>
        <w:t>(1), pp.386-401.</w:t>
      </w:r>
    </w:p>
    <w:p w14:paraId="4964A85E" w14:textId="77777777" w:rsidR="00222F88" w:rsidRPr="00222F88" w:rsidRDefault="00222F88" w:rsidP="00870D1C">
      <w:pPr>
        <w:rPr>
          <w:sz w:val="16"/>
          <w:szCs w:val="16"/>
          <w:lang w:val="en-GB"/>
        </w:rPr>
      </w:pPr>
    </w:p>
    <w:sectPr w:rsidR="00222F88" w:rsidRPr="00222F88" w:rsidSect="00226773">
      <w:headerReference w:type="even" r:id="rId32"/>
      <w:headerReference w:type="default" r:id="rId33"/>
      <w:footerReference w:type="even" r:id="rId34"/>
      <w:footerReference w:type="default" r:id="rId35"/>
      <w:headerReference w:type="first" r:id="rId36"/>
      <w:footerReference w:type="first" r:id="rId37"/>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660738" w14:textId="77777777" w:rsidR="000C21F0" w:rsidRDefault="000C21F0" w:rsidP="00234FA9">
      <w:r>
        <w:separator/>
      </w:r>
    </w:p>
  </w:endnote>
  <w:endnote w:type="continuationSeparator" w:id="0">
    <w:p w14:paraId="6C81E802" w14:textId="77777777" w:rsidR="000C21F0" w:rsidRDefault="000C21F0" w:rsidP="00234F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B044CC" w14:textId="77777777" w:rsidR="00975E51" w:rsidRDefault="00975E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78EC0D" w14:textId="77777777" w:rsidR="00975E51" w:rsidRPr="00E116ED" w:rsidRDefault="00975E51">
    <w:pPr>
      <w:pStyle w:val="Footer"/>
      <w:framePr w:wrap="auto" w:vAnchor="text" w:hAnchor="margin" w:xAlign="right" w:y="1"/>
      <w:rPr>
        <w:rStyle w:val="PageNumber"/>
        <w:b/>
        <w:bCs/>
        <w:sz w:val="20"/>
        <w:szCs w:val="20"/>
      </w:rPr>
    </w:pPr>
    <w:r w:rsidRPr="00E116ED">
      <w:rPr>
        <w:rStyle w:val="PageNumber"/>
        <w:b/>
        <w:bCs/>
        <w:sz w:val="20"/>
        <w:szCs w:val="20"/>
      </w:rPr>
      <w:fldChar w:fldCharType="begin"/>
    </w:r>
    <w:r w:rsidRPr="00E116ED">
      <w:rPr>
        <w:rStyle w:val="PageNumber"/>
        <w:b/>
        <w:bCs/>
        <w:sz w:val="20"/>
        <w:szCs w:val="20"/>
      </w:rPr>
      <w:instrText xml:space="preserve">PAGE  </w:instrText>
    </w:r>
    <w:r w:rsidRPr="00E116ED">
      <w:rPr>
        <w:rStyle w:val="PageNumber"/>
        <w:b/>
        <w:bCs/>
        <w:sz w:val="20"/>
        <w:szCs w:val="20"/>
      </w:rPr>
      <w:fldChar w:fldCharType="separate"/>
    </w:r>
    <w:r>
      <w:rPr>
        <w:rStyle w:val="PageNumber"/>
        <w:b/>
        <w:bCs/>
        <w:noProof/>
        <w:sz w:val="20"/>
        <w:szCs w:val="20"/>
      </w:rPr>
      <w:t>4</w:t>
    </w:r>
    <w:r w:rsidRPr="00E116ED">
      <w:rPr>
        <w:rStyle w:val="PageNumber"/>
        <w:b/>
        <w:bCs/>
        <w:sz w:val="20"/>
        <w:szCs w:val="20"/>
      </w:rPr>
      <w:fldChar w:fldCharType="end"/>
    </w:r>
  </w:p>
  <w:p w14:paraId="32048EDB" w14:textId="5FFAC9A6" w:rsidR="00975E51" w:rsidRPr="00E116ED" w:rsidRDefault="00975E51" w:rsidP="00226773">
    <w:pPr>
      <w:pStyle w:val="Footer"/>
      <w:ind w:right="216"/>
      <w:rPr>
        <w:rStyle w:val="PageNumber"/>
        <w:b/>
        <w:bCs/>
        <w:sz w:val="20"/>
        <w:szCs w:val="20"/>
      </w:rPr>
    </w:pPr>
    <w:r>
      <w:rPr>
        <w:b/>
        <w:noProof/>
        <w:sz w:val="20"/>
        <w:szCs w:val="20"/>
        <w:lang w:val="en-GB" w:eastAsia="en-GB"/>
      </w:rPr>
      <mc:AlternateContent>
        <mc:Choice Requires="wps">
          <w:drawing>
            <wp:anchor distT="0" distB="0" distL="114300" distR="114300" simplePos="0" relativeHeight="251661312" behindDoc="0" locked="0" layoutInCell="1" allowOverlap="1" wp14:anchorId="5624BB7C" wp14:editId="07777777">
              <wp:simplePos x="0" y="0"/>
              <wp:positionH relativeFrom="column">
                <wp:posOffset>-114300</wp:posOffset>
              </wp:positionH>
              <wp:positionV relativeFrom="paragraph">
                <wp:posOffset>-90170</wp:posOffset>
              </wp:positionV>
              <wp:extent cx="6400800" cy="0"/>
              <wp:effectExtent l="12700" t="12700" r="0" b="1270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400800" cy="0"/>
                      </a:xfrm>
                      <a:prstGeom prst="line">
                        <a:avLst/>
                      </a:prstGeom>
                      <a:noFill/>
                      <a:ln w="38100">
                        <a:solidFill>
                          <a:srgbClr val="B01C2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xmlns:a14="http://schemas.microsoft.com/office/drawing/2010/main" xmlns:a="http://schemas.openxmlformats.org/drawingml/2006/main">
          <w:pict w14:anchorId="3EF36EA8">
            <v:line id="Line 2"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b01c2e" strokeweight="3pt" from="-9pt,-7.1pt" to="495pt,-7.1pt" w14:anchorId="1038B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">
              <o:lock v:ext="edit" shapetype="f"/>
            </v:line>
          </w:pict>
        </mc:Fallback>
      </mc:AlternateContent>
    </w:r>
    <w:r>
      <w:rPr>
        <w:rStyle w:val="PageNumber"/>
        <w:b/>
        <w:bCs/>
        <w:sz w:val="20"/>
        <w:szCs w:val="20"/>
      </w:rPr>
      <w:tab/>
      <w:t xml:space="preserve">                   </w:t>
    </w:r>
    <w:r w:rsidRPr="00AB73C5">
      <w:rPr>
        <w:b/>
        <w:noProof/>
        <w:sz w:val="20"/>
        <w:szCs w:val="20"/>
        <w:lang w:val="en-GB" w:eastAsia="en-GB"/>
      </w:rPr>
      <w:t>Department of Civil Engineering</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E594A3" w14:textId="77777777" w:rsidR="00975E51" w:rsidRDefault="00975E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17E35A" w14:textId="77777777" w:rsidR="000C21F0" w:rsidRDefault="000C21F0" w:rsidP="00234FA9">
      <w:r>
        <w:separator/>
      </w:r>
    </w:p>
  </w:footnote>
  <w:footnote w:type="continuationSeparator" w:id="0">
    <w:p w14:paraId="2F259118" w14:textId="77777777" w:rsidR="000C21F0" w:rsidRDefault="000C21F0" w:rsidP="00234F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7A8665" w14:textId="77777777" w:rsidR="00975E51" w:rsidRDefault="00975E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189A8" w14:textId="77777777" w:rsidR="00975E51" w:rsidRDefault="00975E51" w:rsidP="00226773">
    <w:pPr>
      <w:pStyle w:val="Header"/>
      <w:tabs>
        <w:tab w:val="clear" w:pos="8640"/>
        <w:tab w:val="left" w:pos="1800"/>
        <w:tab w:val="right" w:pos="9900"/>
      </w:tabs>
      <w:jc w:val="right"/>
    </w:pPr>
    <w:r>
      <w:rPr>
        <w:noProof/>
        <w:lang w:val="en-GB" w:eastAsia="en-GB"/>
      </w:rPr>
      <mc:AlternateContent>
        <mc:Choice Requires="wps">
          <w:drawing>
            <wp:anchor distT="0" distB="0" distL="114300" distR="114300" simplePos="0" relativeHeight="251660288" behindDoc="0" locked="0" layoutInCell="1" allowOverlap="1" wp14:anchorId="3EAEB785" wp14:editId="07777777">
              <wp:simplePos x="0" y="0"/>
              <wp:positionH relativeFrom="column">
                <wp:posOffset>-1905</wp:posOffset>
              </wp:positionH>
              <wp:positionV relativeFrom="paragraph">
                <wp:posOffset>391795</wp:posOffset>
              </wp:positionV>
              <wp:extent cx="4768215" cy="12065"/>
              <wp:effectExtent l="12700" t="12700" r="0" b="13335"/>
              <wp:wrapNone/>
              <wp:docPr id="6"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4768215" cy="12065"/>
                      </a:xfrm>
                      <a:prstGeom prst="line">
                        <a:avLst/>
                      </a:prstGeom>
                      <a:noFill/>
                      <a:ln w="38100">
                        <a:solidFill>
                          <a:srgbClr val="B01C2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xmlns:pic="http://schemas.openxmlformats.org/drawingml/2006/picture" xmlns:a14="http://schemas.microsoft.com/office/drawing/2010/main" xmlns:a="http://schemas.openxmlformats.org/drawingml/2006/main">
          <w:pict w14:anchorId="31F4A200">
            <v:line id="Line 1"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b01c2e" strokeweight="3pt" from="-.15pt,30.85pt" to="375.3pt,31.8pt" w14:anchorId="3D4CC6F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">
              <o:lock v:ext="edit" shapetype="f"/>
            </v:line>
          </w:pict>
        </mc:Fallback>
      </mc:AlternateContent>
    </w:r>
    <w:r>
      <w:tab/>
    </w:r>
    <w:r>
      <w:tab/>
    </w:r>
    <w:r>
      <w:tab/>
    </w:r>
    <w:r>
      <w:rPr>
        <w:noProof/>
        <w:lang w:val="en-GB" w:eastAsia="en-GB"/>
      </w:rPr>
      <w:drawing>
        <wp:inline distT="0" distB="0" distL="0" distR="0" wp14:anchorId="4FC34720" wp14:editId="118C805A">
          <wp:extent cx="1692234" cy="510540"/>
          <wp:effectExtent l="0" t="0" r="3810" b="3810"/>
          <wp:docPr id="4" name="Picture 4" descr="University-of-Brist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ersity-of-Bristol"/>
                  <pic:cNvPicPr>
                    <a:picLocks noChangeAspect="1" noChangeArrowheads="1"/>
                  </pic:cNvPicPr>
                </pic:nvPicPr>
                <pic:blipFill rotWithShape="1">
                  <a:blip r:embed="rId1"/>
                  <a:srcRect r="19610"/>
                  <a:stretch/>
                </pic:blipFill>
                <pic:spPr bwMode="auto">
                  <a:xfrm>
                    <a:off x="0" y="0"/>
                    <a:ext cx="1692234" cy="510540"/>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10154E" w14:textId="77777777" w:rsidR="00975E51" w:rsidRDefault="00975E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903EF5"/>
    <w:multiLevelType w:val="hybridMultilevel"/>
    <w:tmpl w:val="F202F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9726729"/>
    <w:multiLevelType w:val="hybridMultilevel"/>
    <w:tmpl w:val="AB3239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78755A8"/>
    <w:multiLevelType w:val="hybridMultilevel"/>
    <w:tmpl w:val="BB9E5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activeWritingStyle w:appName="MSWord" w:lang="en-US" w:vendorID="64" w:dllVersion="4096" w:nlCheck="1" w:checkStyle="0"/>
  <w:activeWritingStyle w:appName="MSWord" w:lang="en-GB" w:vendorID="64" w:dllVersion="4096"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4D1"/>
    <w:rsid w:val="00000F19"/>
    <w:rsid w:val="00003968"/>
    <w:rsid w:val="00006D00"/>
    <w:rsid w:val="00010EE5"/>
    <w:rsid w:val="00014A73"/>
    <w:rsid w:val="00014B93"/>
    <w:rsid w:val="000158A6"/>
    <w:rsid w:val="00027412"/>
    <w:rsid w:val="00030CFB"/>
    <w:rsid w:val="000313BF"/>
    <w:rsid w:val="00033F8B"/>
    <w:rsid w:val="00036A94"/>
    <w:rsid w:val="00037452"/>
    <w:rsid w:val="00047747"/>
    <w:rsid w:val="0005028F"/>
    <w:rsid w:val="000513A0"/>
    <w:rsid w:val="00054288"/>
    <w:rsid w:val="00056BD1"/>
    <w:rsid w:val="00057898"/>
    <w:rsid w:val="000641CB"/>
    <w:rsid w:val="00065C04"/>
    <w:rsid w:val="0006648B"/>
    <w:rsid w:val="000738E4"/>
    <w:rsid w:val="00073BBD"/>
    <w:rsid w:val="0007435C"/>
    <w:rsid w:val="00080D5B"/>
    <w:rsid w:val="00081C1F"/>
    <w:rsid w:val="0008566F"/>
    <w:rsid w:val="00085F6E"/>
    <w:rsid w:val="00087FDD"/>
    <w:rsid w:val="00092378"/>
    <w:rsid w:val="0009412D"/>
    <w:rsid w:val="00094FF6"/>
    <w:rsid w:val="000955E6"/>
    <w:rsid w:val="000974CA"/>
    <w:rsid w:val="000A1DEB"/>
    <w:rsid w:val="000A37F1"/>
    <w:rsid w:val="000A4A3C"/>
    <w:rsid w:val="000A4BE9"/>
    <w:rsid w:val="000A5C34"/>
    <w:rsid w:val="000A7959"/>
    <w:rsid w:val="000A7BA7"/>
    <w:rsid w:val="000C21F0"/>
    <w:rsid w:val="000C4527"/>
    <w:rsid w:val="000C6585"/>
    <w:rsid w:val="000C738E"/>
    <w:rsid w:val="000C79D2"/>
    <w:rsid w:val="000C7DBF"/>
    <w:rsid w:val="000D2CA5"/>
    <w:rsid w:val="000D35A4"/>
    <w:rsid w:val="000D720E"/>
    <w:rsid w:val="000D7532"/>
    <w:rsid w:val="000D7D03"/>
    <w:rsid w:val="000E0222"/>
    <w:rsid w:val="000E1556"/>
    <w:rsid w:val="000E7FCE"/>
    <w:rsid w:val="000F1777"/>
    <w:rsid w:val="000F2EF1"/>
    <w:rsid w:val="000F5064"/>
    <w:rsid w:val="000F53BF"/>
    <w:rsid w:val="000F623A"/>
    <w:rsid w:val="00100118"/>
    <w:rsid w:val="0010122E"/>
    <w:rsid w:val="00103F20"/>
    <w:rsid w:val="001042C9"/>
    <w:rsid w:val="00104792"/>
    <w:rsid w:val="001058CB"/>
    <w:rsid w:val="00105D7B"/>
    <w:rsid w:val="0011371E"/>
    <w:rsid w:val="001138B1"/>
    <w:rsid w:val="00117F2B"/>
    <w:rsid w:val="001237CA"/>
    <w:rsid w:val="00123C07"/>
    <w:rsid w:val="00127E32"/>
    <w:rsid w:val="001307BF"/>
    <w:rsid w:val="00134E06"/>
    <w:rsid w:val="00137C58"/>
    <w:rsid w:val="00141FB7"/>
    <w:rsid w:val="0014305B"/>
    <w:rsid w:val="00145291"/>
    <w:rsid w:val="00150510"/>
    <w:rsid w:val="00151691"/>
    <w:rsid w:val="001519B2"/>
    <w:rsid w:val="00151EF3"/>
    <w:rsid w:val="001524D2"/>
    <w:rsid w:val="00152C59"/>
    <w:rsid w:val="0015673F"/>
    <w:rsid w:val="00156B39"/>
    <w:rsid w:val="00157441"/>
    <w:rsid w:val="00157E42"/>
    <w:rsid w:val="00160E8D"/>
    <w:rsid w:val="00162378"/>
    <w:rsid w:val="00162821"/>
    <w:rsid w:val="00163C7D"/>
    <w:rsid w:val="00166C7A"/>
    <w:rsid w:val="00173162"/>
    <w:rsid w:val="00173CB5"/>
    <w:rsid w:val="001829BB"/>
    <w:rsid w:val="00182B67"/>
    <w:rsid w:val="00184A7D"/>
    <w:rsid w:val="00187905"/>
    <w:rsid w:val="001908DE"/>
    <w:rsid w:val="00196064"/>
    <w:rsid w:val="001A4235"/>
    <w:rsid w:val="001B0353"/>
    <w:rsid w:val="001B14A2"/>
    <w:rsid w:val="001B1F99"/>
    <w:rsid w:val="001B2151"/>
    <w:rsid w:val="001B2234"/>
    <w:rsid w:val="001B3CAA"/>
    <w:rsid w:val="001B4B6B"/>
    <w:rsid w:val="001B6254"/>
    <w:rsid w:val="001C41AC"/>
    <w:rsid w:val="001D17EB"/>
    <w:rsid w:val="001D60B8"/>
    <w:rsid w:val="001E1050"/>
    <w:rsid w:val="001E3F4C"/>
    <w:rsid w:val="001F00C8"/>
    <w:rsid w:val="001F6375"/>
    <w:rsid w:val="001F7DEF"/>
    <w:rsid w:val="00203FF1"/>
    <w:rsid w:val="00212305"/>
    <w:rsid w:val="0021560C"/>
    <w:rsid w:val="00222AD4"/>
    <w:rsid w:val="00222F88"/>
    <w:rsid w:val="00226773"/>
    <w:rsid w:val="002279DD"/>
    <w:rsid w:val="0023167F"/>
    <w:rsid w:val="00234FA9"/>
    <w:rsid w:val="00237670"/>
    <w:rsid w:val="0023776C"/>
    <w:rsid w:val="0024795A"/>
    <w:rsid w:val="00247DAC"/>
    <w:rsid w:val="00255009"/>
    <w:rsid w:val="002556D3"/>
    <w:rsid w:val="002603C5"/>
    <w:rsid w:val="00261564"/>
    <w:rsid w:val="0026274A"/>
    <w:rsid w:val="002662E7"/>
    <w:rsid w:val="00273A87"/>
    <w:rsid w:val="00273E22"/>
    <w:rsid w:val="00277AAD"/>
    <w:rsid w:val="0028763C"/>
    <w:rsid w:val="00296D48"/>
    <w:rsid w:val="002A14FC"/>
    <w:rsid w:val="002A3C5F"/>
    <w:rsid w:val="002A5F9C"/>
    <w:rsid w:val="002B1B70"/>
    <w:rsid w:val="002B1C6E"/>
    <w:rsid w:val="002B291F"/>
    <w:rsid w:val="002B5903"/>
    <w:rsid w:val="002B5ABE"/>
    <w:rsid w:val="002B6112"/>
    <w:rsid w:val="002C0470"/>
    <w:rsid w:val="002C085A"/>
    <w:rsid w:val="002C4C52"/>
    <w:rsid w:val="002D7048"/>
    <w:rsid w:val="002E25C6"/>
    <w:rsid w:val="002F0D9A"/>
    <w:rsid w:val="002F10B5"/>
    <w:rsid w:val="002F3E6C"/>
    <w:rsid w:val="002F59CE"/>
    <w:rsid w:val="002F7403"/>
    <w:rsid w:val="002F7984"/>
    <w:rsid w:val="00301019"/>
    <w:rsid w:val="003037A4"/>
    <w:rsid w:val="00306D13"/>
    <w:rsid w:val="0031132C"/>
    <w:rsid w:val="003119A2"/>
    <w:rsid w:val="00311FE7"/>
    <w:rsid w:val="00315267"/>
    <w:rsid w:val="00325686"/>
    <w:rsid w:val="00325FCA"/>
    <w:rsid w:val="003325E1"/>
    <w:rsid w:val="00333758"/>
    <w:rsid w:val="003348EC"/>
    <w:rsid w:val="003356BC"/>
    <w:rsid w:val="00336F81"/>
    <w:rsid w:val="00342D11"/>
    <w:rsid w:val="00344C2A"/>
    <w:rsid w:val="00345149"/>
    <w:rsid w:val="0034597D"/>
    <w:rsid w:val="003461B7"/>
    <w:rsid w:val="003464D7"/>
    <w:rsid w:val="00350EAA"/>
    <w:rsid w:val="00353C3B"/>
    <w:rsid w:val="00354D79"/>
    <w:rsid w:val="00356D18"/>
    <w:rsid w:val="00363D1D"/>
    <w:rsid w:val="00373D54"/>
    <w:rsid w:val="00375C1E"/>
    <w:rsid w:val="00380DAE"/>
    <w:rsid w:val="003814AC"/>
    <w:rsid w:val="00381ECA"/>
    <w:rsid w:val="00382632"/>
    <w:rsid w:val="003834E7"/>
    <w:rsid w:val="00391558"/>
    <w:rsid w:val="00395DC2"/>
    <w:rsid w:val="003963B0"/>
    <w:rsid w:val="003968F8"/>
    <w:rsid w:val="0039785F"/>
    <w:rsid w:val="00397922"/>
    <w:rsid w:val="003A5C81"/>
    <w:rsid w:val="003B0717"/>
    <w:rsid w:val="003B186F"/>
    <w:rsid w:val="003B303C"/>
    <w:rsid w:val="003B4FE5"/>
    <w:rsid w:val="003C4E89"/>
    <w:rsid w:val="003C73CA"/>
    <w:rsid w:val="003D1D07"/>
    <w:rsid w:val="003D3495"/>
    <w:rsid w:val="003D4EC2"/>
    <w:rsid w:val="003D55A5"/>
    <w:rsid w:val="003D728E"/>
    <w:rsid w:val="003D7C46"/>
    <w:rsid w:val="003E1D36"/>
    <w:rsid w:val="003E61FA"/>
    <w:rsid w:val="003E6FF8"/>
    <w:rsid w:val="003E7A4E"/>
    <w:rsid w:val="003F0312"/>
    <w:rsid w:val="003F0442"/>
    <w:rsid w:val="003F2159"/>
    <w:rsid w:val="003F4127"/>
    <w:rsid w:val="003F52A8"/>
    <w:rsid w:val="00402A05"/>
    <w:rsid w:val="00404436"/>
    <w:rsid w:val="0040545D"/>
    <w:rsid w:val="00406F3A"/>
    <w:rsid w:val="00415F51"/>
    <w:rsid w:val="0041622B"/>
    <w:rsid w:val="00416C18"/>
    <w:rsid w:val="00420805"/>
    <w:rsid w:val="00424F78"/>
    <w:rsid w:val="004319FA"/>
    <w:rsid w:val="0043405A"/>
    <w:rsid w:val="00443364"/>
    <w:rsid w:val="0044586C"/>
    <w:rsid w:val="00446886"/>
    <w:rsid w:val="00447412"/>
    <w:rsid w:val="00451422"/>
    <w:rsid w:val="00454C15"/>
    <w:rsid w:val="00454E58"/>
    <w:rsid w:val="00456538"/>
    <w:rsid w:val="00460019"/>
    <w:rsid w:val="00461A54"/>
    <w:rsid w:val="00464359"/>
    <w:rsid w:val="004647CA"/>
    <w:rsid w:val="0047314D"/>
    <w:rsid w:val="00475A2A"/>
    <w:rsid w:val="00484D04"/>
    <w:rsid w:val="00490056"/>
    <w:rsid w:val="00490E59"/>
    <w:rsid w:val="004914AA"/>
    <w:rsid w:val="00491F1D"/>
    <w:rsid w:val="004946A3"/>
    <w:rsid w:val="0049576F"/>
    <w:rsid w:val="004A1933"/>
    <w:rsid w:val="004A3198"/>
    <w:rsid w:val="004A320C"/>
    <w:rsid w:val="004A55BE"/>
    <w:rsid w:val="004A62BC"/>
    <w:rsid w:val="004A62CA"/>
    <w:rsid w:val="004C30F0"/>
    <w:rsid w:val="004C6A96"/>
    <w:rsid w:val="004E2128"/>
    <w:rsid w:val="004E5D01"/>
    <w:rsid w:val="004F074C"/>
    <w:rsid w:val="004F456E"/>
    <w:rsid w:val="005020BA"/>
    <w:rsid w:val="00502F19"/>
    <w:rsid w:val="00511D83"/>
    <w:rsid w:val="00514DAB"/>
    <w:rsid w:val="00515D07"/>
    <w:rsid w:val="00517672"/>
    <w:rsid w:val="0052294C"/>
    <w:rsid w:val="00526B94"/>
    <w:rsid w:val="00527E75"/>
    <w:rsid w:val="00531009"/>
    <w:rsid w:val="0053705D"/>
    <w:rsid w:val="00544DB9"/>
    <w:rsid w:val="005451AB"/>
    <w:rsid w:val="0054744A"/>
    <w:rsid w:val="0055009B"/>
    <w:rsid w:val="0055178F"/>
    <w:rsid w:val="00551AC3"/>
    <w:rsid w:val="0055306E"/>
    <w:rsid w:val="00553A2B"/>
    <w:rsid w:val="00554E9D"/>
    <w:rsid w:val="005605E4"/>
    <w:rsid w:val="00564010"/>
    <w:rsid w:val="00565C90"/>
    <w:rsid w:val="005801B1"/>
    <w:rsid w:val="005822BA"/>
    <w:rsid w:val="005823FB"/>
    <w:rsid w:val="00585A63"/>
    <w:rsid w:val="00585AE4"/>
    <w:rsid w:val="0058629D"/>
    <w:rsid w:val="0059002E"/>
    <w:rsid w:val="00593B23"/>
    <w:rsid w:val="00594032"/>
    <w:rsid w:val="00594197"/>
    <w:rsid w:val="005967DA"/>
    <w:rsid w:val="005A2527"/>
    <w:rsid w:val="005A5658"/>
    <w:rsid w:val="005A792B"/>
    <w:rsid w:val="005B0E1F"/>
    <w:rsid w:val="005B62E4"/>
    <w:rsid w:val="005C5F45"/>
    <w:rsid w:val="005C6376"/>
    <w:rsid w:val="005D008B"/>
    <w:rsid w:val="005D2BAC"/>
    <w:rsid w:val="005D2E33"/>
    <w:rsid w:val="005D6BC1"/>
    <w:rsid w:val="005E12A8"/>
    <w:rsid w:val="005E2D0D"/>
    <w:rsid w:val="005E31DC"/>
    <w:rsid w:val="005E3480"/>
    <w:rsid w:val="005E4286"/>
    <w:rsid w:val="005F26A1"/>
    <w:rsid w:val="005F323C"/>
    <w:rsid w:val="005F3F2F"/>
    <w:rsid w:val="005F59A8"/>
    <w:rsid w:val="005F7C5F"/>
    <w:rsid w:val="00601602"/>
    <w:rsid w:val="00610667"/>
    <w:rsid w:val="0061180A"/>
    <w:rsid w:val="00615512"/>
    <w:rsid w:val="0061673F"/>
    <w:rsid w:val="006221E3"/>
    <w:rsid w:val="00625D1C"/>
    <w:rsid w:val="00626373"/>
    <w:rsid w:val="00626CEE"/>
    <w:rsid w:val="00627D1E"/>
    <w:rsid w:val="00635000"/>
    <w:rsid w:val="0064319B"/>
    <w:rsid w:val="00645028"/>
    <w:rsid w:val="006505AC"/>
    <w:rsid w:val="0065167D"/>
    <w:rsid w:val="00653FED"/>
    <w:rsid w:val="0065420A"/>
    <w:rsid w:val="00654D0B"/>
    <w:rsid w:val="0065502D"/>
    <w:rsid w:val="006567D6"/>
    <w:rsid w:val="00657229"/>
    <w:rsid w:val="00663A0D"/>
    <w:rsid w:val="0066746B"/>
    <w:rsid w:val="006710DD"/>
    <w:rsid w:val="00673DDA"/>
    <w:rsid w:val="006748D5"/>
    <w:rsid w:val="00676225"/>
    <w:rsid w:val="00676EC4"/>
    <w:rsid w:val="00681680"/>
    <w:rsid w:val="006816A9"/>
    <w:rsid w:val="006821D3"/>
    <w:rsid w:val="00683F53"/>
    <w:rsid w:val="00684FEA"/>
    <w:rsid w:val="00687BED"/>
    <w:rsid w:val="006903E9"/>
    <w:rsid w:val="0069320D"/>
    <w:rsid w:val="00695380"/>
    <w:rsid w:val="00697BF7"/>
    <w:rsid w:val="006A567D"/>
    <w:rsid w:val="006B2D8F"/>
    <w:rsid w:val="006B7709"/>
    <w:rsid w:val="006C2037"/>
    <w:rsid w:val="006C4182"/>
    <w:rsid w:val="006C6CB8"/>
    <w:rsid w:val="006C6E94"/>
    <w:rsid w:val="006D0841"/>
    <w:rsid w:val="006E0728"/>
    <w:rsid w:val="006F0E98"/>
    <w:rsid w:val="006F7AF7"/>
    <w:rsid w:val="007010DB"/>
    <w:rsid w:val="00701A92"/>
    <w:rsid w:val="007023D1"/>
    <w:rsid w:val="0070254B"/>
    <w:rsid w:val="00706AFE"/>
    <w:rsid w:val="00711E8B"/>
    <w:rsid w:val="00722147"/>
    <w:rsid w:val="00724810"/>
    <w:rsid w:val="00727568"/>
    <w:rsid w:val="0073222B"/>
    <w:rsid w:val="00733421"/>
    <w:rsid w:val="007402C0"/>
    <w:rsid w:val="007428B6"/>
    <w:rsid w:val="00751D58"/>
    <w:rsid w:val="00755B0C"/>
    <w:rsid w:val="007568B4"/>
    <w:rsid w:val="00757710"/>
    <w:rsid w:val="00771BCC"/>
    <w:rsid w:val="00772B68"/>
    <w:rsid w:val="00776F78"/>
    <w:rsid w:val="00780809"/>
    <w:rsid w:val="00782C3B"/>
    <w:rsid w:val="0078351A"/>
    <w:rsid w:val="007843C4"/>
    <w:rsid w:val="007847AC"/>
    <w:rsid w:val="00790624"/>
    <w:rsid w:val="0079509D"/>
    <w:rsid w:val="00795989"/>
    <w:rsid w:val="00796AE9"/>
    <w:rsid w:val="00797DCE"/>
    <w:rsid w:val="007A1109"/>
    <w:rsid w:val="007A21A8"/>
    <w:rsid w:val="007A7F77"/>
    <w:rsid w:val="007B14E4"/>
    <w:rsid w:val="007B32FB"/>
    <w:rsid w:val="007B70A4"/>
    <w:rsid w:val="007C5017"/>
    <w:rsid w:val="007D0DBE"/>
    <w:rsid w:val="007D3531"/>
    <w:rsid w:val="007D66B2"/>
    <w:rsid w:val="007D6F10"/>
    <w:rsid w:val="007D78B6"/>
    <w:rsid w:val="007D7AB2"/>
    <w:rsid w:val="007E3EF4"/>
    <w:rsid w:val="007E6B2F"/>
    <w:rsid w:val="007F1D98"/>
    <w:rsid w:val="007F2204"/>
    <w:rsid w:val="00800F26"/>
    <w:rsid w:val="0080331B"/>
    <w:rsid w:val="00804845"/>
    <w:rsid w:val="0081313B"/>
    <w:rsid w:val="0081607E"/>
    <w:rsid w:val="00820697"/>
    <w:rsid w:val="00821745"/>
    <w:rsid w:val="00821C86"/>
    <w:rsid w:val="0082634E"/>
    <w:rsid w:val="0082639D"/>
    <w:rsid w:val="008305C2"/>
    <w:rsid w:val="00833033"/>
    <w:rsid w:val="00836500"/>
    <w:rsid w:val="00837453"/>
    <w:rsid w:val="008461D4"/>
    <w:rsid w:val="00854A05"/>
    <w:rsid w:val="00861F70"/>
    <w:rsid w:val="00870903"/>
    <w:rsid w:val="00870D1C"/>
    <w:rsid w:val="008730CD"/>
    <w:rsid w:val="00873C49"/>
    <w:rsid w:val="0088012F"/>
    <w:rsid w:val="008810EE"/>
    <w:rsid w:val="00881156"/>
    <w:rsid w:val="008821AC"/>
    <w:rsid w:val="00890490"/>
    <w:rsid w:val="0089275A"/>
    <w:rsid w:val="00892948"/>
    <w:rsid w:val="00892B10"/>
    <w:rsid w:val="00893A71"/>
    <w:rsid w:val="00893E81"/>
    <w:rsid w:val="00895D0E"/>
    <w:rsid w:val="008964A7"/>
    <w:rsid w:val="008978C4"/>
    <w:rsid w:val="008A099D"/>
    <w:rsid w:val="008A2E4A"/>
    <w:rsid w:val="008A5A01"/>
    <w:rsid w:val="008B098D"/>
    <w:rsid w:val="008B1C28"/>
    <w:rsid w:val="008B1E2F"/>
    <w:rsid w:val="008B2B0E"/>
    <w:rsid w:val="008B50E3"/>
    <w:rsid w:val="008B67BB"/>
    <w:rsid w:val="008B713B"/>
    <w:rsid w:val="008C16ED"/>
    <w:rsid w:val="008C27E7"/>
    <w:rsid w:val="008C3CC5"/>
    <w:rsid w:val="008C7EEA"/>
    <w:rsid w:val="008D3C18"/>
    <w:rsid w:val="008D52F3"/>
    <w:rsid w:val="008D5FE8"/>
    <w:rsid w:val="008D7328"/>
    <w:rsid w:val="008E09DC"/>
    <w:rsid w:val="008E176E"/>
    <w:rsid w:val="008E3B66"/>
    <w:rsid w:val="008F0B73"/>
    <w:rsid w:val="008F0FB6"/>
    <w:rsid w:val="008F2160"/>
    <w:rsid w:val="008F41F9"/>
    <w:rsid w:val="008F599F"/>
    <w:rsid w:val="0090242D"/>
    <w:rsid w:val="00903277"/>
    <w:rsid w:val="0090738B"/>
    <w:rsid w:val="00912847"/>
    <w:rsid w:val="00915DC1"/>
    <w:rsid w:val="00915EA4"/>
    <w:rsid w:val="00916B80"/>
    <w:rsid w:val="00920025"/>
    <w:rsid w:val="00921BA1"/>
    <w:rsid w:val="00922CC0"/>
    <w:rsid w:val="00925702"/>
    <w:rsid w:val="00931A97"/>
    <w:rsid w:val="009334C3"/>
    <w:rsid w:val="009348DF"/>
    <w:rsid w:val="00936088"/>
    <w:rsid w:val="00936879"/>
    <w:rsid w:val="0094237C"/>
    <w:rsid w:val="00943BFC"/>
    <w:rsid w:val="00944A2E"/>
    <w:rsid w:val="00945450"/>
    <w:rsid w:val="00946537"/>
    <w:rsid w:val="0095086F"/>
    <w:rsid w:val="0095149A"/>
    <w:rsid w:val="00952298"/>
    <w:rsid w:val="00953909"/>
    <w:rsid w:val="009559AB"/>
    <w:rsid w:val="009570CE"/>
    <w:rsid w:val="00957278"/>
    <w:rsid w:val="00957EBC"/>
    <w:rsid w:val="0096150B"/>
    <w:rsid w:val="00963BCA"/>
    <w:rsid w:val="00975E51"/>
    <w:rsid w:val="009777CB"/>
    <w:rsid w:val="00986831"/>
    <w:rsid w:val="009875F9"/>
    <w:rsid w:val="00990994"/>
    <w:rsid w:val="0099146F"/>
    <w:rsid w:val="00991720"/>
    <w:rsid w:val="00995990"/>
    <w:rsid w:val="009971B2"/>
    <w:rsid w:val="009A31B3"/>
    <w:rsid w:val="009A6627"/>
    <w:rsid w:val="009A6957"/>
    <w:rsid w:val="009A6B13"/>
    <w:rsid w:val="009B0D2B"/>
    <w:rsid w:val="009B126D"/>
    <w:rsid w:val="009B1457"/>
    <w:rsid w:val="009B1BB5"/>
    <w:rsid w:val="009B477B"/>
    <w:rsid w:val="009B6EAC"/>
    <w:rsid w:val="009C2161"/>
    <w:rsid w:val="009C545D"/>
    <w:rsid w:val="009C5FF2"/>
    <w:rsid w:val="009C6F3D"/>
    <w:rsid w:val="009C79C7"/>
    <w:rsid w:val="009D21DE"/>
    <w:rsid w:val="009E0861"/>
    <w:rsid w:val="009E08F2"/>
    <w:rsid w:val="009E19A5"/>
    <w:rsid w:val="009E2F37"/>
    <w:rsid w:val="009E404A"/>
    <w:rsid w:val="009E40F8"/>
    <w:rsid w:val="009F4748"/>
    <w:rsid w:val="00A02CA6"/>
    <w:rsid w:val="00A03DEF"/>
    <w:rsid w:val="00A05A2C"/>
    <w:rsid w:val="00A06C8E"/>
    <w:rsid w:val="00A07AC1"/>
    <w:rsid w:val="00A1205B"/>
    <w:rsid w:val="00A131E3"/>
    <w:rsid w:val="00A2346E"/>
    <w:rsid w:val="00A2473C"/>
    <w:rsid w:val="00A2658D"/>
    <w:rsid w:val="00A273F8"/>
    <w:rsid w:val="00A3040B"/>
    <w:rsid w:val="00A315F0"/>
    <w:rsid w:val="00A350E4"/>
    <w:rsid w:val="00A363FB"/>
    <w:rsid w:val="00A37FB1"/>
    <w:rsid w:val="00A42A4C"/>
    <w:rsid w:val="00A4397A"/>
    <w:rsid w:val="00A503CE"/>
    <w:rsid w:val="00A56C91"/>
    <w:rsid w:val="00A60628"/>
    <w:rsid w:val="00A6073F"/>
    <w:rsid w:val="00A63852"/>
    <w:rsid w:val="00A643E8"/>
    <w:rsid w:val="00A67B21"/>
    <w:rsid w:val="00A7002A"/>
    <w:rsid w:val="00A70091"/>
    <w:rsid w:val="00A7062E"/>
    <w:rsid w:val="00A72D7E"/>
    <w:rsid w:val="00A72FD3"/>
    <w:rsid w:val="00A7390E"/>
    <w:rsid w:val="00A740E0"/>
    <w:rsid w:val="00A75CBD"/>
    <w:rsid w:val="00A81A98"/>
    <w:rsid w:val="00A831FA"/>
    <w:rsid w:val="00A849FF"/>
    <w:rsid w:val="00A8580A"/>
    <w:rsid w:val="00A87CC4"/>
    <w:rsid w:val="00A9083F"/>
    <w:rsid w:val="00A913C1"/>
    <w:rsid w:val="00A95A37"/>
    <w:rsid w:val="00A95F96"/>
    <w:rsid w:val="00A9653E"/>
    <w:rsid w:val="00A96FB8"/>
    <w:rsid w:val="00AA3E97"/>
    <w:rsid w:val="00AA60AB"/>
    <w:rsid w:val="00AB0EFD"/>
    <w:rsid w:val="00AB1265"/>
    <w:rsid w:val="00AB4617"/>
    <w:rsid w:val="00AB5745"/>
    <w:rsid w:val="00AB698F"/>
    <w:rsid w:val="00AB73C5"/>
    <w:rsid w:val="00AC0247"/>
    <w:rsid w:val="00AC3312"/>
    <w:rsid w:val="00AC5600"/>
    <w:rsid w:val="00AD05FE"/>
    <w:rsid w:val="00AD064E"/>
    <w:rsid w:val="00AD0E0A"/>
    <w:rsid w:val="00AD19BD"/>
    <w:rsid w:val="00AD4280"/>
    <w:rsid w:val="00AD659A"/>
    <w:rsid w:val="00AE2192"/>
    <w:rsid w:val="00AE2CBE"/>
    <w:rsid w:val="00AE42D7"/>
    <w:rsid w:val="00AE4D37"/>
    <w:rsid w:val="00AE4E0A"/>
    <w:rsid w:val="00AF19F1"/>
    <w:rsid w:val="00AF63BD"/>
    <w:rsid w:val="00B12801"/>
    <w:rsid w:val="00B13326"/>
    <w:rsid w:val="00B13D44"/>
    <w:rsid w:val="00B20778"/>
    <w:rsid w:val="00B230B0"/>
    <w:rsid w:val="00B3145C"/>
    <w:rsid w:val="00B33A52"/>
    <w:rsid w:val="00B34D2E"/>
    <w:rsid w:val="00B35D95"/>
    <w:rsid w:val="00B40272"/>
    <w:rsid w:val="00B4375C"/>
    <w:rsid w:val="00B54CCD"/>
    <w:rsid w:val="00B56D14"/>
    <w:rsid w:val="00B67324"/>
    <w:rsid w:val="00B70767"/>
    <w:rsid w:val="00B749B2"/>
    <w:rsid w:val="00B75A78"/>
    <w:rsid w:val="00B773E8"/>
    <w:rsid w:val="00B77D12"/>
    <w:rsid w:val="00B77D3F"/>
    <w:rsid w:val="00B8115C"/>
    <w:rsid w:val="00B81EE3"/>
    <w:rsid w:val="00B848EB"/>
    <w:rsid w:val="00B84D6A"/>
    <w:rsid w:val="00B91402"/>
    <w:rsid w:val="00B956C6"/>
    <w:rsid w:val="00BA0810"/>
    <w:rsid w:val="00BA1ADD"/>
    <w:rsid w:val="00BA288A"/>
    <w:rsid w:val="00BA2D3F"/>
    <w:rsid w:val="00BA3664"/>
    <w:rsid w:val="00BA6B5C"/>
    <w:rsid w:val="00BA7A2A"/>
    <w:rsid w:val="00BB0F22"/>
    <w:rsid w:val="00BB1015"/>
    <w:rsid w:val="00BB411F"/>
    <w:rsid w:val="00BC027A"/>
    <w:rsid w:val="00BC24D1"/>
    <w:rsid w:val="00BC5392"/>
    <w:rsid w:val="00BD2CC2"/>
    <w:rsid w:val="00BD5E13"/>
    <w:rsid w:val="00BE2380"/>
    <w:rsid w:val="00BE65CB"/>
    <w:rsid w:val="00BE78D7"/>
    <w:rsid w:val="00BF1206"/>
    <w:rsid w:val="00BF3009"/>
    <w:rsid w:val="00BF34A0"/>
    <w:rsid w:val="00BF7624"/>
    <w:rsid w:val="00C0741D"/>
    <w:rsid w:val="00C10EB1"/>
    <w:rsid w:val="00C11858"/>
    <w:rsid w:val="00C121C4"/>
    <w:rsid w:val="00C12E4E"/>
    <w:rsid w:val="00C14476"/>
    <w:rsid w:val="00C1672E"/>
    <w:rsid w:val="00C16E24"/>
    <w:rsid w:val="00C20A31"/>
    <w:rsid w:val="00C3255A"/>
    <w:rsid w:val="00C33543"/>
    <w:rsid w:val="00C47E92"/>
    <w:rsid w:val="00C507ED"/>
    <w:rsid w:val="00C51BF8"/>
    <w:rsid w:val="00C56BF4"/>
    <w:rsid w:val="00C57FBA"/>
    <w:rsid w:val="00C601FD"/>
    <w:rsid w:val="00C618E1"/>
    <w:rsid w:val="00C6425C"/>
    <w:rsid w:val="00C6739A"/>
    <w:rsid w:val="00C7035D"/>
    <w:rsid w:val="00C71503"/>
    <w:rsid w:val="00C71527"/>
    <w:rsid w:val="00C71ACE"/>
    <w:rsid w:val="00C71B61"/>
    <w:rsid w:val="00C7298F"/>
    <w:rsid w:val="00C750ED"/>
    <w:rsid w:val="00C9081A"/>
    <w:rsid w:val="00C908E8"/>
    <w:rsid w:val="00C92196"/>
    <w:rsid w:val="00C93CB9"/>
    <w:rsid w:val="00C93D23"/>
    <w:rsid w:val="00C96505"/>
    <w:rsid w:val="00CA013D"/>
    <w:rsid w:val="00CA17AC"/>
    <w:rsid w:val="00CA4F33"/>
    <w:rsid w:val="00CA5282"/>
    <w:rsid w:val="00CA54E2"/>
    <w:rsid w:val="00CB20B1"/>
    <w:rsid w:val="00CB48EE"/>
    <w:rsid w:val="00CC3EA9"/>
    <w:rsid w:val="00CC6FA7"/>
    <w:rsid w:val="00CD230C"/>
    <w:rsid w:val="00CD4AC3"/>
    <w:rsid w:val="00CD5654"/>
    <w:rsid w:val="00CF1B69"/>
    <w:rsid w:val="00D006EC"/>
    <w:rsid w:val="00D04F1A"/>
    <w:rsid w:val="00D07FC1"/>
    <w:rsid w:val="00D1412A"/>
    <w:rsid w:val="00D25C24"/>
    <w:rsid w:val="00D34AB2"/>
    <w:rsid w:val="00D36157"/>
    <w:rsid w:val="00D41F1B"/>
    <w:rsid w:val="00D423BC"/>
    <w:rsid w:val="00D440F3"/>
    <w:rsid w:val="00D44E61"/>
    <w:rsid w:val="00D47956"/>
    <w:rsid w:val="00D54692"/>
    <w:rsid w:val="00D5584C"/>
    <w:rsid w:val="00D55A1C"/>
    <w:rsid w:val="00D60634"/>
    <w:rsid w:val="00D61DEC"/>
    <w:rsid w:val="00D63432"/>
    <w:rsid w:val="00D666CD"/>
    <w:rsid w:val="00D66C0C"/>
    <w:rsid w:val="00D7012A"/>
    <w:rsid w:val="00D75242"/>
    <w:rsid w:val="00D75E0C"/>
    <w:rsid w:val="00D7602C"/>
    <w:rsid w:val="00D81050"/>
    <w:rsid w:val="00D83B1A"/>
    <w:rsid w:val="00D84D32"/>
    <w:rsid w:val="00D85E60"/>
    <w:rsid w:val="00D9081F"/>
    <w:rsid w:val="00D9561A"/>
    <w:rsid w:val="00D959CC"/>
    <w:rsid w:val="00D96B6A"/>
    <w:rsid w:val="00D97EDD"/>
    <w:rsid w:val="00DA2BF2"/>
    <w:rsid w:val="00DA458B"/>
    <w:rsid w:val="00DA59E4"/>
    <w:rsid w:val="00DA61CF"/>
    <w:rsid w:val="00DA61D0"/>
    <w:rsid w:val="00DA64B1"/>
    <w:rsid w:val="00DB5A61"/>
    <w:rsid w:val="00DD18E2"/>
    <w:rsid w:val="00DD52D8"/>
    <w:rsid w:val="00DE1891"/>
    <w:rsid w:val="00DE28A2"/>
    <w:rsid w:val="00DE374B"/>
    <w:rsid w:val="00DE55E6"/>
    <w:rsid w:val="00DF25B5"/>
    <w:rsid w:val="00DF482D"/>
    <w:rsid w:val="00DF5E33"/>
    <w:rsid w:val="00E00B42"/>
    <w:rsid w:val="00E04D0A"/>
    <w:rsid w:val="00E06333"/>
    <w:rsid w:val="00E0795B"/>
    <w:rsid w:val="00E11423"/>
    <w:rsid w:val="00E120BC"/>
    <w:rsid w:val="00E17042"/>
    <w:rsid w:val="00E200A2"/>
    <w:rsid w:val="00E220EC"/>
    <w:rsid w:val="00E23A01"/>
    <w:rsid w:val="00E242FA"/>
    <w:rsid w:val="00E24E32"/>
    <w:rsid w:val="00E26213"/>
    <w:rsid w:val="00E26B9E"/>
    <w:rsid w:val="00E2717A"/>
    <w:rsid w:val="00E27B67"/>
    <w:rsid w:val="00E30E89"/>
    <w:rsid w:val="00E348BB"/>
    <w:rsid w:val="00E3524F"/>
    <w:rsid w:val="00E36DC9"/>
    <w:rsid w:val="00E37837"/>
    <w:rsid w:val="00E4002E"/>
    <w:rsid w:val="00E4142B"/>
    <w:rsid w:val="00E42895"/>
    <w:rsid w:val="00E44020"/>
    <w:rsid w:val="00E441A9"/>
    <w:rsid w:val="00E457ED"/>
    <w:rsid w:val="00E4683F"/>
    <w:rsid w:val="00E504E6"/>
    <w:rsid w:val="00E52D64"/>
    <w:rsid w:val="00E53DAF"/>
    <w:rsid w:val="00E552D8"/>
    <w:rsid w:val="00E55A15"/>
    <w:rsid w:val="00E562F2"/>
    <w:rsid w:val="00E57CE5"/>
    <w:rsid w:val="00E60C41"/>
    <w:rsid w:val="00E61507"/>
    <w:rsid w:val="00E64735"/>
    <w:rsid w:val="00E656FD"/>
    <w:rsid w:val="00E65A7D"/>
    <w:rsid w:val="00E66279"/>
    <w:rsid w:val="00E707B2"/>
    <w:rsid w:val="00E71476"/>
    <w:rsid w:val="00E72C96"/>
    <w:rsid w:val="00E72D23"/>
    <w:rsid w:val="00E74988"/>
    <w:rsid w:val="00E74F10"/>
    <w:rsid w:val="00E75FBB"/>
    <w:rsid w:val="00E76CD4"/>
    <w:rsid w:val="00E81C72"/>
    <w:rsid w:val="00E82210"/>
    <w:rsid w:val="00E838DE"/>
    <w:rsid w:val="00E83BF0"/>
    <w:rsid w:val="00E85C68"/>
    <w:rsid w:val="00E87ECC"/>
    <w:rsid w:val="00E913D5"/>
    <w:rsid w:val="00E9444F"/>
    <w:rsid w:val="00E944FA"/>
    <w:rsid w:val="00E95BED"/>
    <w:rsid w:val="00E95DCD"/>
    <w:rsid w:val="00E95FBC"/>
    <w:rsid w:val="00E979DE"/>
    <w:rsid w:val="00EA17FD"/>
    <w:rsid w:val="00EA1CA4"/>
    <w:rsid w:val="00EA1DD1"/>
    <w:rsid w:val="00EA581C"/>
    <w:rsid w:val="00EA755B"/>
    <w:rsid w:val="00EA78FA"/>
    <w:rsid w:val="00EA7FDA"/>
    <w:rsid w:val="00EB0284"/>
    <w:rsid w:val="00EB0440"/>
    <w:rsid w:val="00EB2F5C"/>
    <w:rsid w:val="00EB5680"/>
    <w:rsid w:val="00EB5DAE"/>
    <w:rsid w:val="00EB63AC"/>
    <w:rsid w:val="00EC05E8"/>
    <w:rsid w:val="00EC4EB2"/>
    <w:rsid w:val="00ED29E5"/>
    <w:rsid w:val="00ED4742"/>
    <w:rsid w:val="00ED634B"/>
    <w:rsid w:val="00ED72CC"/>
    <w:rsid w:val="00ED7906"/>
    <w:rsid w:val="00EE0150"/>
    <w:rsid w:val="00EE0167"/>
    <w:rsid w:val="00EE4663"/>
    <w:rsid w:val="00EE6044"/>
    <w:rsid w:val="00EE7900"/>
    <w:rsid w:val="00EF2670"/>
    <w:rsid w:val="00EF39C2"/>
    <w:rsid w:val="00EF4940"/>
    <w:rsid w:val="00EF4984"/>
    <w:rsid w:val="00EF669D"/>
    <w:rsid w:val="00F007A5"/>
    <w:rsid w:val="00F0204A"/>
    <w:rsid w:val="00F047FE"/>
    <w:rsid w:val="00F121E9"/>
    <w:rsid w:val="00F122C8"/>
    <w:rsid w:val="00F128ED"/>
    <w:rsid w:val="00F12BAD"/>
    <w:rsid w:val="00F168B0"/>
    <w:rsid w:val="00F21730"/>
    <w:rsid w:val="00F26E01"/>
    <w:rsid w:val="00F27627"/>
    <w:rsid w:val="00F27DFE"/>
    <w:rsid w:val="00F31187"/>
    <w:rsid w:val="00F31848"/>
    <w:rsid w:val="00F35E7F"/>
    <w:rsid w:val="00F40304"/>
    <w:rsid w:val="00F415E6"/>
    <w:rsid w:val="00F52FE0"/>
    <w:rsid w:val="00F61C8D"/>
    <w:rsid w:val="00F64154"/>
    <w:rsid w:val="00F65F55"/>
    <w:rsid w:val="00F67D75"/>
    <w:rsid w:val="00F704B8"/>
    <w:rsid w:val="00F72171"/>
    <w:rsid w:val="00F823BA"/>
    <w:rsid w:val="00F84693"/>
    <w:rsid w:val="00F84F61"/>
    <w:rsid w:val="00F84FD6"/>
    <w:rsid w:val="00F86440"/>
    <w:rsid w:val="00F87540"/>
    <w:rsid w:val="00F9015C"/>
    <w:rsid w:val="00F9148B"/>
    <w:rsid w:val="00F9397B"/>
    <w:rsid w:val="00F9456E"/>
    <w:rsid w:val="00F96B14"/>
    <w:rsid w:val="00FA1B83"/>
    <w:rsid w:val="00FA2C9D"/>
    <w:rsid w:val="00FB286A"/>
    <w:rsid w:val="00FB5193"/>
    <w:rsid w:val="00FB67A5"/>
    <w:rsid w:val="00FB782F"/>
    <w:rsid w:val="00FB7B4D"/>
    <w:rsid w:val="00FC2667"/>
    <w:rsid w:val="00FC3F10"/>
    <w:rsid w:val="00FC4375"/>
    <w:rsid w:val="00FD1BE6"/>
    <w:rsid w:val="00FD28C7"/>
    <w:rsid w:val="00FD365B"/>
    <w:rsid w:val="00FD59B8"/>
    <w:rsid w:val="00FE2F8A"/>
    <w:rsid w:val="00FE2FC4"/>
    <w:rsid w:val="00FE5D47"/>
    <w:rsid w:val="00FF7499"/>
    <w:rsid w:val="04E6FF0B"/>
    <w:rsid w:val="11D8F84C"/>
    <w:rsid w:val="32983DA2"/>
    <w:rsid w:val="40BCC3EC"/>
    <w:rsid w:val="616F9A63"/>
    <w:rsid w:val="677011B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ECD49D"/>
  <w15:docId w15:val="{56D0EBB1-3AB5-4955-83CC-F6DC1006A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C24D1"/>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BC24D1"/>
    <w:pPr>
      <w:keepNext/>
      <w:outlineLvl w:val="0"/>
    </w:pPr>
    <w:rPr>
      <w:b/>
      <w:bCs/>
      <w:sz w:val="32"/>
      <w:szCs w:val="32"/>
    </w:rPr>
  </w:style>
  <w:style w:type="paragraph" w:styleId="Heading2">
    <w:name w:val="heading 2"/>
    <w:basedOn w:val="Normal"/>
    <w:next w:val="Normal"/>
    <w:link w:val="Heading2Char"/>
    <w:qFormat/>
    <w:rsid w:val="00BC24D1"/>
    <w:pPr>
      <w:keepNext/>
      <w:spacing w:after="120"/>
      <w:jc w:val="both"/>
      <w:outlineLvl w:val="1"/>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C24D1"/>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rsid w:val="00BC24D1"/>
    <w:rPr>
      <w:rFonts w:ascii="Times New Roman" w:eastAsia="Times New Roman" w:hAnsi="Times New Roman" w:cs="Times New Roman"/>
      <w:b/>
      <w:bCs/>
      <w:sz w:val="20"/>
      <w:szCs w:val="20"/>
      <w:lang w:val="en-US"/>
    </w:rPr>
  </w:style>
  <w:style w:type="paragraph" w:styleId="Header">
    <w:name w:val="header"/>
    <w:basedOn w:val="Normal"/>
    <w:link w:val="HeaderChar"/>
    <w:rsid w:val="00BC24D1"/>
    <w:pPr>
      <w:tabs>
        <w:tab w:val="center" w:pos="4320"/>
        <w:tab w:val="right" w:pos="8640"/>
      </w:tabs>
    </w:pPr>
  </w:style>
  <w:style w:type="character" w:customStyle="1" w:styleId="HeaderChar">
    <w:name w:val="Header Char"/>
    <w:basedOn w:val="DefaultParagraphFont"/>
    <w:link w:val="Header"/>
    <w:rsid w:val="00BC24D1"/>
    <w:rPr>
      <w:rFonts w:ascii="Times New Roman" w:eastAsia="Times New Roman" w:hAnsi="Times New Roman" w:cs="Times New Roman"/>
      <w:sz w:val="24"/>
      <w:szCs w:val="24"/>
      <w:lang w:val="en-US"/>
    </w:rPr>
  </w:style>
  <w:style w:type="paragraph" w:styleId="Footer">
    <w:name w:val="footer"/>
    <w:basedOn w:val="Normal"/>
    <w:link w:val="FooterChar"/>
    <w:rsid w:val="00BC24D1"/>
    <w:pPr>
      <w:tabs>
        <w:tab w:val="center" w:pos="4320"/>
        <w:tab w:val="right" w:pos="8640"/>
      </w:tabs>
    </w:pPr>
  </w:style>
  <w:style w:type="character" w:customStyle="1" w:styleId="FooterChar">
    <w:name w:val="Footer Char"/>
    <w:basedOn w:val="DefaultParagraphFont"/>
    <w:link w:val="Footer"/>
    <w:rsid w:val="00BC24D1"/>
    <w:rPr>
      <w:rFonts w:ascii="Times New Roman" w:eastAsia="Times New Roman" w:hAnsi="Times New Roman" w:cs="Times New Roman"/>
      <w:sz w:val="24"/>
      <w:szCs w:val="24"/>
      <w:lang w:val="en-US"/>
    </w:rPr>
  </w:style>
  <w:style w:type="character" w:styleId="PageNumber">
    <w:name w:val="page number"/>
    <w:rsid w:val="00BC24D1"/>
    <w:rPr>
      <w:rFonts w:cs="Times New Roman"/>
    </w:rPr>
  </w:style>
  <w:style w:type="character" w:styleId="Hyperlink">
    <w:name w:val="Hyperlink"/>
    <w:rsid w:val="00BC24D1"/>
    <w:rPr>
      <w:rFonts w:cs="Times New Roman"/>
      <w:color w:val="0000FF"/>
      <w:u w:val="single"/>
    </w:rPr>
  </w:style>
  <w:style w:type="paragraph" w:styleId="BodyText2">
    <w:name w:val="Body Text 2"/>
    <w:basedOn w:val="Normal"/>
    <w:link w:val="BodyText2Char"/>
    <w:rsid w:val="00BC24D1"/>
    <w:rPr>
      <w:i/>
      <w:iCs/>
      <w:sz w:val="20"/>
      <w:szCs w:val="20"/>
    </w:rPr>
  </w:style>
  <w:style w:type="character" w:customStyle="1" w:styleId="BodyText2Char">
    <w:name w:val="Body Text 2 Char"/>
    <w:basedOn w:val="DefaultParagraphFont"/>
    <w:link w:val="BodyText2"/>
    <w:rsid w:val="00BC24D1"/>
    <w:rPr>
      <w:rFonts w:ascii="Times New Roman" w:eastAsia="Times New Roman" w:hAnsi="Times New Roman" w:cs="Times New Roman"/>
      <w:i/>
      <w:iCs/>
      <w:sz w:val="20"/>
      <w:szCs w:val="20"/>
      <w:lang w:val="en-US"/>
    </w:rPr>
  </w:style>
  <w:style w:type="character" w:customStyle="1" w:styleId="text">
    <w:name w:val="text"/>
    <w:rsid w:val="00BC24D1"/>
    <w:rPr>
      <w:rFonts w:cs="Times New Roman"/>
    </w:rPr>
  </w:style>
  <w:style w:type="paragraph" w:styleId="ListParagraph">
    <w:name w:val="List Paragraph"/>
    <w:basedOn w:val="Normal"/>
    <w:uiPriority w:val="34"/>
    <w:qFormat/>
    <w:rsid w:val="00BC24D1"/>
    <w:pPr>
      <w:ind w:left="720"/>
      <w:contextualSpacing/>
    </w:pPr>
    <w:rPr>
      <w:lang w:val="en-GB"/>
    </w:rPr>
  </w:style>
  <w:style w:type="paragraph" w:styleId="BalloonText">
    <w:name w:val="Balloon Text"/>
    <w:basedOn w:val="Normal"/>
    <w:link w:val="BalloonTextChar"/>
    <w:uiPriority w:val="99"/>
    <w:semiHidden/>
    <w:unhideWhenUsed/>
    <w:rsid w:val="00BC24D1"/>
    <w:rPr>
      <w:rFonts w:ascii="Tahoma" w:hAnsi="Tahoma" w:cs="Tahoma"/>
      <w:sz w:val="16"/>
      <w:szCs w:val="16"/>
    </w:rPr>
  </w:style>
  <w:style w:type="character" w:customStyle="1" w:styleId="BalloonTextChar">
    <w:name w:val="Balloon Text Char"/>
    <w:basedOn w:val="DefaultParagraphFont"/>
    <w:link w:val="BalloonText"/>
    <w:uiPriority w:val="99"/>
    <w:semiHidden/>
    <w:rsid w:val="00BC24D1"/>
    <w:rPr>
      <w:rFonts w:ascii="Tahoma" w:eastAsia="Times New Roman" w:hAnsi="Tahoma" w:cs="Tahoma"/>
      <w:sz w:val="16"/>
      <w:szCs w:val="16"/>
      <w:lang w:val="en-US"/>
    </w:rPr>
  </w:style>
  <w:style w:type="character" w:styleId="CommentReference">
    <w:name w:val="annotation reference"/>
    <w:basedOn w:val="DefaultParagraphFont"/>
    <w:uiPriority w:val="99"/>
    <w:semiHidden/>
    <w:unhideWhenUsed/>
    <w:rsid w:val="007F1D98"/>
    <w:rPr>
      <w:sz w:val="16"/>
      <w:szCs w:val="16"/>
    </w:rPr>
  </w:style>
  <w:style w:type="paragraph" w:styleId="CommentText">
    <w:name w:val="annotation text"/>
    <w:basedOn w:val="Normal"/>
    <w:link w:val="CommentTextChar"/>
    <w:uiPriority w:val="99"/>
    <w:semiHidden/>
    <w:unhideWhenUsed/>
    <w:rsid w:val="007F1D98"/>
    <w:rPr>
      <w:sz w:val="20"/>
      <w:szCs w:val="20"/>
    </w:rPr>
  </w:style>
  <w:style w:type="character" w:customStyle="1" w:styleId="CommentTextChar">
    <w:name w:val="Comment Text Char"/>
    <w:basedOn w:val="DefaultParagraphFont"/>
    <w:link w:val="CommentText"/>
    <w:uiPriority w:val="99"/>
    <w:semiHidden/>
    <w:rsid w:val="007F1D98"/>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F1D98"/>
    <w:rPr>
      <w:b/>
      <w:bCs/>
    </w:rPr>
  </w:style>
  <w:style w:type="character" w:customStyle="1" w:styleId="CommentSubjectChar">
    <w:name w:val="Comment Subject Char"/>
    <w:basedOn w:val="CommentTextChar"/>
    <w:link w:val="CommentSubject"/>
    <w:uiPriority w:val="99"/>
    <w:semiHidden/>
    <w:rsid w:val="007F1D98"/>
    <w:rPr>
      <w:rFonts w:ascii="Times New Roman" w:eastAsia="Times New Roman" w:hAnsi="Times New Roman" w:cs="Times New Roman"/>
      <w:b/>
      <w:bCs/>
      <w:sz w:val="20"/>
      <w:szCs w:val="20"/>
      <w:lang w:val="en-US"/>
    </w:rPr>
  </w:style>
  <w:style w:type="paragraph" w:styleId="Quote">
    <w:name w:val="Quote"/>
    <w:basedOn w:val="Normal"/>
    <w:next w:val="Normal"/>
    <w:link w:val="QuoteChar"/>
    <w:uiPriority w:val="29"/>
    <w:qFormat/>
    <w:rsid w:val="001237C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237CA"/>
    <w:rPr>
      <w:rFonts w:ascii="Times New Roman" w:eastAsia="Times New Roman" w:hAnsi="Times New Roman" w:cs="Times New Roman"/>
      <w:i/>
      <w:iCs/>
      <w:color w:val="404040" w:themeColor="text1" w:themeTint="BF"/>
      <w:sz w:val="24"/>
      <w:szCs w:val="24"/>
      <w:lang w:val="en-US"/>
    </w:rPr>
  </w:style>
  <w:style w:type="character" w:styleId="FollowedHyperlink">
    <w:name w:val="FollowedHyperlink"/>
    <w:basedOn w:val="DefaultParagraphFont"/>
    <w:uiPriority w:val="99"/>
    <w:semiHidden/>
    <w:unhideWhenUsed/>
    <w:rsid w:val="00E457ED"/>
    <w:rPr>
      <w:color w:val="800080" w:themeColor="followedHyperlink"/>
      <w:u w:val="single"/>
    </w:rPr>
  </w:style>
  <w:style w:type="character" w:styleId="PlaceholderText">
    <w:name w:val="Placeholder Text"/>
    <w:basedOn w:val="DefaultParagraphFont"/>
    <w:uiPriority w:val="99"/>
    <w:semiHidden/>
    <w:rsid w:val="00921BA1"/>
    <w:rPr>
      <w:color w:val="808080"/>
    </w:rPr>
  </w:style>
  <w:style w:type="table" w:styleId="TableGrid">
    <w:name w:val="Table Grid"/>
    <w:basedOn w:val="TableNormal"/>
    <w:uiPriority w:val="59"/>
    <w:rsid w:val="00A72F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46537"/>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0C7D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025060">
      <w:bodyDiv w:val="1"/>
      <w:marLeft w:val="0"/>
      <w:marRight w:val="0"/>
      <w:marTop w:val="0"/>
      <w:marBottom w:val="0"/>
      <w:divBdr>
        <w:top w:val="none" w:sz="0" w:space="0" w:color="auto"/>
        <w:left w:val="none" w:sz="0" w:space="0" w:color="auto"/>
        <w:bottom w:val="none" w:sz="0" w:space="0" w:color="auto"/>
        <w:right w:val="none" w:sz="0" w:space="0" w:color="auto"/>
      </w:divBdr>
    </w:div>
    <w:div w:id="241990614">
      <w:bodyDiv w:val="1"/>
      <w:marLeft w:val="0"/>
      <w:marRight w:val="0"/>
      <w:marTop w:val="0"/>
      <w:marBottom w:val="0"/>
      <w:divBdr>
        <w:top w:val="none" w:sz="0" w:space="0" w:color="auto"/>
        <w:left w:val="none" w:sz="0" w:space="0" w:color="auto"/>
        <w:bottom w:val="none" w:sz="0" w:space="0" w:color="auto"/>
        <w:right w:val="none" w:sz="0" w:space="0" w:color="auto"/>
      </w:divBdr>
    </w:div>
    <w:div w:id="291863929">
      <w:bodyDiv w:val="1"/>
      <w:marLeft w:val="0"/>
      <w:marRight w:val="0"/>
      <w:marTop w:val="0"/>
      <w:marBottom w:val="0"/>
      <w:divBdr>
        <w:top w:val="none" w:sz="0" w:space="0" w:color="auto"/>
        <w:left w:val="none" w:sz="0" w:space="0" w:color="auto"/>
        <w:bottom w:val="none" w:sz="0" w:space="0" w:color="auto"/>
        <w:right w:val="none" w:sz="0" w:space="0" w:color="auto"/>
      </w:divBdr>
    </w:div>
    <w:div w:id="303391791">
      <w:bodyDiv w:val="1"/>
      <w:marLeft w:val="0"/>
      <w:marRight w:val="0"/>
      <w:marTop w:val="0"/>
      <w:marBottom w:val="0"/>
      <w:divBdr>
        <w:top w:val="none" w:sz="0" w:space="0" w:color="auto"/>
        <w:left w:val="none" w:sz="0" w:space="0" w:color="auto"/>
        <w:bottom w:val="none" w:sz="0" w:space="0" w:color="auto"/>
        <w:right w:val="none" w:sz="0" w:space="0" w:color="auto"/>
      </w:divBdr>
    </w:div>
    <w:div w:id="388724227">
      <w:bodyDiv w:val="1"/>
      <w:marLeft w:val="0"/>
      <w:marRight w:val="0"/>
      <w:marTop w:val="0"/>
      <w:marBottom w:val="0"/>
      <w:divBdr>
        <w:top w:val="none" w:sz="0" w:space="0" w:color="auto"/>
        <w:left w:val="none" w:sz="0" w:space="0" w:color="auto"/>
        <w:bottom w:val="none" w:sz="0" w:space="0" w:color="auto"/>
        <w:right w:val="none" w:sz="0" w:space="0" w:color="auto"/>
      </w:divBdr>
    </w:div>
    <w:div w:id="497118077">
      <w:bodyDiv w:val="1"/>
      <w:marLeft w:val="0"/>
      <w:marRight w:val="0"/>
      <w:marTop w:val="0"/>
      <w:marBottom w:val="0"/>
      <w:divBdr>
        <w:top w:val="none" w:sz="0" w:space="0" w:color="auto"/>
        <w:left w:val="none" w:sz="0" w:space="0" w:color="auto"/>
        <w:bottom w:val="none" w:sz="0" w:space="0" w:color="auto"/>
        <w:right w:val="none" w:sz="0" w:space="0" w:color="auto"/>
      </w:divBdr>
    </w:div>
    <w:div w:id="514225242">
      <w:bodyDiv w:val="1"/>
      <w:marLeft w:val="0"/>
      <w:marRight w:val="0"/>
      <w:marTop w:val="0"/>
      <w:marBottom w:val="0"/>
      <w:divBdr>
        <w:top w:val="none" w:sz="0" w:space="0" w:color="auto"/>
        <w:left w:val="none" w:sz="0" w:space="0" w:color="auto"/>
        <w:bottom w:val="none" w:sz="0" w:space="0" w:color="auto"/>
        <w:right w:val="none" w:sz="0" w:space="0" w:color="auto"/>
      </w:divBdr>
    </w:div>
    <w:div w:id="548105136">
      <w:bodyDiv w:val="1"/>
      <w:marLeft w:val="0"/>
      <w:marRight w:val="0"/>
      <w:marTop w:val="0"/>
      <w:marBottom w:val="0"/>
      <w:divBdr>
        <w:top w:val="none" w:sz="0" w:space="0" w:color="auto"/>
        <w:left w:val="none" w:sz="0" w:space="0" w:color="auto"/>
        <w:bottom w:val="none" w:sz="0" w:space="0" w:color="auto"/>
        <w:right w:val="none" w:sz="0" w:space="0" w:color="auto"/>
      </w:divBdr>
    </w:div>
    <w:div w:id="608125461">
      <w:bodyDiv w:val="1"/>
      <w:marLeft w:val="0"/>
      <w:marRight w:val="0"/>
      <w:marTop w:val="0"/>
      <w:marBottom w:val="0"/>
      <w:divBdr>
        <w:top w:val="none" w:sz="0" w:space="0" w:color="auto"/>
        <w:left w:val="none" w:sz="0" w:space="0" w:color="auto"/>
        <w:bottom w:val="none" w:sz="0" w:space="0" w:color="auto"/>
        <w:right w:val="none" w:sz="0" w:space="0" w:color="auto"/>
      </w:divBdr>
    </w:div>
    <w:div w:id="815534588">
      <w:bodyDiv w:val="1"/>
      <w:marLeft w:val="0"/>
      <w:marRight w:val="0"/>
      <w:marTop w:val="0"/>
      <w:marBottom w:val="0"/>
      <w:divBdr>
        <w:top w:val="none" w:sz="0" w:space="0" w:color="auto"/>
        <w:left w:val="none" w:sz="0" w:space="0" w:color="auto"/>
        <w:bottom w:val="none" w:sz="0" w:space="0" w:color="auto"/>
        <w:right w:val="none" w:sz="0" w:space="0" w:color="auto"/>
      </w:divBdr>
    </w:div>
    <w:div w:id="900560976">
      <w:bodyDiv w:val="1"/>
      <w:marLeft w:val="0"/>
      <w:marRight w:val="0"/>
      <w:marTop w:val="0"/>
      <w:marBottom w:val="0"/>
      <w:divBdr>
        <w:top w:val="none" w:sz="0" w:space="0" w:color="auto"/>
        <w:left w:val="none" w:sz="0" w:space="0" w:color="auto"/>
        <w:bottom w:val="none" w:sz="0" w:space="0" w:color="auto"/>
        <w:right w:val="none" w:sz="0" w:space="0" w:color="auto"/>
      </w:divBdr>
    </w:div>
    <w:div w:id="922029128">
      <w:bodyDiv w:val="1"/>
      <w:marLeft w:val="0"/>
      <w:marRight w:val="0"/>
      <w:marTop w:val="0"/>
      <w:marBottom w:val="0"/>
      <w:divBdr>
        <w:top w:val="none" w:sz="0" w:space="0" w:color="auto"/>
        <w:left w:val="none" w:sz="0" w:space="0" w:color="auto"/>
        <w:bottom w:val="none" w:sz="0" w:space="0" w:color="auto"/>
        <w:right w:val="none" w:sz="0" w:space="0" w:color="auto"/>
      </w:divBdr>
    </w:div>
    <w:div w:id="1060250814">
      <w:bodyDiv w:val="1"/>
      <w:marLeft w:val="0"/>
      <w:marRight w:val="0"/>
      <w:marTop w:val="0"/>
      <w:marBottom w:val="0"/>
      <w:divBdr>
        <w:top w:val="none" w:sz="0" w:space="0" w:color="auto"/>
        <w:left w:val="none" w:sz="0" w:space="0" w:color="auto"/>
        <w:bottom w:val="none" w:sz="0" w:space="0" w:color="auto"/>
        <w:right w:val="none" w:sz="0" w:space="0" w:color="auto"/>
      </w:divBdr>
    </w:div>
    <w:div w:id="1080642138">
      <w:bodyDiv w:val="1"/>
      <w:marLeft w:val="0"/>
      <w:marRight w:val="0"/>
      <w:marTop w:val="0"/>
      <w:marBottom w:val="0"/>
      <w:divBdr>
        <w:top w:val="none" w:sz="0" w:space="0" w:color="auto"/>
        <w:left w:val="none" w:sz="0" w:space="0" w:color="auto"/>
        <w:bottom w:val="none" w:sz="0" w:space="0" w:color="auto"/>
        <w:right w:val="none" w:sz="0" w:space="0" w:color="auto"/>
      </w:divBdr>
    </w:div>
    <w:div w:id="1213882724">
      <w:bodyDiv w:val="1"/>
      <w:marLeft w:val="0"/>
      <w:marRight w:val="0"/>
      <w:marTop w:val="0"/>
      <w:marBottom w:val="0"/>
      <w:divBdr>
        <w:top w:val="none" w:sz="0" w:space="0" w:color="auto"/>
        <w:left w:val="none" w:sz="0" w:space="0" w:color="auto"/>
        <w:bottom w:val="none" w:sz="0" w:space="0" w:color="auto"/>
        <w:right w:val="none" w:sz="0" w:space="0" w:color="auto"/>
      </w:divBdr>
    </w:div>
    <w:div w:id="1234269143">
      <w:bodyDiv w:val="1"/>
      <w:marLeft w:val="0"/>
      <w:marRight w:val="0"/>
      <w:marTop w:val="0"/>
      <w:marBottom w:val="0"/>
      <w:divBdr>
        <w:top w:val="none" w:sz="0" w:space="0" w:color="auto"/>
        <w:left w:val="none" w:sz="0" w:space="0" w:color="auto"/>
        <w:bottom w:val="none" w:sz="0" w:space="0" w:color="auto"/>
        <w:right w:val="none" w:sz="0" w:space="0" w:color="auto"/>
      </w:divBdr>
    </w:div>
    <w:div w:id="1253903329">
      <w:bodyDiv w:val="1"/>
      <w:marLeft w:val="0"/>
      <w:marRight w:val="0"/>
      <w:marTop w:val="0"/>
      <w:marBottom w:val="0"/>
      <w:divBdr>
        <w:top w:val="none" w:sz="0" w:space="0" w:color="auto"/>
        <w:left w:val="none" w:sz="0" w:space="0" w:color="auto"/>
        <w:bottom w:val="none" w:sz="0" w:space="0" w:color="auto"/>
        <w:right w:val="none" w:sz="0" w:space="0" w:color="auto"/>
      </w:divBdr>
    </w:div>
    <w:div w:id="1280335851">
      <w:bodyDiv w:val="1"/>
      <w:marLeft w:val="0"/>
      <w:marRight w:val="0"/>
      <w:marTop w:val="0"/>
      <w:marBottom w:val="0"/>
      <w:divBdr>
        <w:top w:val="none" w:sz="0" w:space="0" w:color="auto"/>
        <w:left w:val="none" w:sz="0" w:space="0" w:color="auto"/>
        <w:bottom w:val="none" w:sz="0" w:space="0" w:color="auto"/>
        <w:right w:val="none" w:sz="0" w:space="0" w:color="auto"/>
      </w:divBdr>
    </w:div>
    <w:div w:id="1300646608">
      <w:bodyDiv w:val="1"/>
      <w:marLeft w:val="0"/>
      <w:marRight w:val="0"/>
      <w:marTop w:val="0"/>
      <w:marBottom w:val="0"/>
      <w:divBdr>
        <w:top w:val="none" w:sz="0" w:space="0" w:color="auto"/>
        <w:left w:val="none" w:sz="0" w:space="0" w:color="auto"/>
        <w:bottom w:val="none" w:sz="0" w:space="0" w:color="auto"/>
        <w:right w:val="none" w:sz="0" w:space="0" w:color="auto"/>
      </w:divBdr>
    </w:div>
    <w:div w:id="1329941698">
      <w:bodyDiv w:val="1"/>
      <w:marLeft w:val="0"/>
      <w:marRight w:val="0"/>
      <w:marTop w:val="0"/>
      <w:marBottom w:val="0"/>
      <w:divBdr>
        <w:top w:val="none" w:sz="0" w:space="0" w:color="auto"/>
        <w:left w:val="none" w:sz="0" w:space="0" w:color="auto"/>
        <w:bottom w:val="none" w:sz="0" w:space="0" w:color="auto"/>
        <w:right w:val="none" w:sz="0" w:space="0" w:color="auto"/>
      </w:divBdr>
      <w:divsChild>
        <w:div w:id="519126854">
          <w:marLeft w:val="0"/>
          <w:marRight w:val="0"/>
          <w:marTop w:val="0"/>
          <w:marBottom w:val="0"/>
          <w:divBdr>
            <w:top w:val="none" w:sz="0" w:space="0" w:color="auto"/>
            <w:left w:val="none" w:sz="0" w:space="0" w:color="auto"/>
            <w:bottom w:val="none" w:sz="0" w:space="0" w:color="auto"/>
            <w:right w:val="none" w:sz="0" w:space="0" w:color="auto"/>
          </w:divBdr>
        </w:div>
      </w:divsChild>
    </w:div>
    <w:div w:id="1349865147">
      <w:bodyDiv w:val="1"/>
      <w:marLeft w:val="0"/>
      <w:marRight w:val="0"/>
      <w:marTop w:val="0"/>
      <w:marBottom w:val="0"/>
      <w:divBdr>
        <w:top w:val="none" w:sz="0" w:space="0" w:color="auto"/>
        <w:left w:val="none" w:sz="0" w:space="0" w:color="auto"/>
        <w:bottom w:val="none" w:sz="0" w:space="0" w:color="auto"/>
        <w:right w:val="none" w:sz="0" w:space="0" w:color="auto"/>
      </w:divBdr>
      <w:divsChild>
        <w:div w:id="1032194838">
          <w:marLeft w:val="0"/>
          <w:marRight w:val="0"/>
          <w:marTop w:val="0"/>
          <w:marBottom w:val="0"/>
          <w:divBdr>
            <w:top w:val="none" w:sz="0" w:space="0" w:color="auto"/>
            <w:left w:val="none" w:sz="0" w:space="0" w:color="auto"/>
            <w:bottom w:val="none" w:sz="0" w:space="0" w:color="auto"/>
            <w:right w:val="none" w:sz="0" w:space="0" w:color="auto"/>
          </w:divBdr>
        </w:div>
      </w:divsChild>
    </w:div>
    <w:div w:id="1355424530">
      <w:bodyDiv w:val="1"/>
      <w:marLeft w:val="0"/>
      <w:marRight w:val="0"/>
      <w:marTop w:val="0"/>
      <w:marBottom w:val="0"/>
      <w:divBdr>
        <w:top w:val="none" w:sz="0" w:space="0" w:color="auto"/>
        <w:left w:val="none" w:sz="0" w:space="0" w:color="auto"/>
        <w:bottom w:val="none" w:sz="0" w:space="0" w:color="auto"/>
        <w:right w:val="none" w:sz="0" w:space="0" w:color="auto"/>
      </w:divBdr>
    </w:div>
    <w:div w:id="1405375001">
      <w:bodyDiv w:val="1"/>
      <w:marLeft w:val="0"/>
      <w:marRight w:val="0"/>
      <w:marTop w:val="0"/>
      <w:marBottom w:val="0"/>
      <w:divBdr>
        <w:top w:val="none" w:sz="0" w:space="0" w:color="auto"/>
        <w:left w:val="none" w:sz="0" w:space="0" w:color="auto"/>
        <w:bottom w:val="none" w:sz="0" w:space="0" w:color="auto"/>
        <w:right w:val="none" w:sz="0" w:space="0" w:color="auto"/>
      </w:divBdr>
    </w:div>
    <w:div w:id="1704093511">
      <w:bodyDiv w:val="1"/>
      <w:marLeft w:val="0"/>
      <w:marRight w:val="0"/>
      <w:marTop w:val="0"/>
      <w:marBottom w:val="0"/>
      <w:divBdr>
        <w:top w:val="none" w:sz="0" w:space="0" w:color="auto"/>
        <w:left w:val="none" w:sz="0" w:space="0" w:color="auto"/>
        <w:bottom w:val="none" w:sz="0" w:space="0" w:color="auto"/>
        <w:right w:val="none" w:sz="0" w:space="0" w:color="auto"/>
      </w:divBdr>
    </w:div>
    <w:div w:id="1712462738">
      <w:bodyDiv w:val="1"/>
      <w:marLeft w:val="0"/>
      <w:marRight w:val="0"/>
      <w:marTop w:val="0"/>
      <w:marBottom w:val="0"/>
      <w:divBdr>
        <w:top w:val="none" w:sz="0" w:space="0" w:color="auto"/>
        <w:left w:val="none" w:sz="0" w:space="0" w:color="auto"/>
        <w:bottom w:val="none" w:sz="0" w:space="0" w:color="auto"/>
        <w:right w:val="none" w:sz="0" w:space="0" w:color="auto"/>
      </w:divBdr>
    </w:div>
    <w:div w:id="1725712713">
      <w:bodyDiv w:val="1"/>
      <w:marLeft w:val="0"/>
      <w:marRight w:val="0"/>
      <w:marTop w:val="0"/>
      <w:marBottom w:val="0"/>
      <w:divBdr>
        <w:top w:val="none" w:sz="0" w:space="0" w:color="auto"/>
        <w:left w:val="none" w:sz="0" w:space="0" w:color="auto"/>
        <w:bottom w:val="none" w:sz="0" w:space="0" w:color="auto"/>
        <w:right w:val="none" w:sz="0" w:space="0" w:color="auto"/>
      </w:divBdr>
    </w:div>
    <w:div w:id="1860310948">
      <w:bodyDiv w:val="1"/>
      <w:marLeft w:val="0"/>
      <w:marRight w:val="0"/>
      <w:marTop w:val="0"/>
      <w:marBottom w:val="0"/>
      <w:divBdr>
        <w:top w:val="none" w:sz="0" w:space="0" w:color="auto"/>
        <w:left w:val="none" w:sz="0" w:space="0" w:color="auto"/>
        <w:bottom w:val="none" w:sz="0" w:space="0" w:color="auto"/>
        <w:right w:val="none" w:sz="0" w:space="0" w:color="auto"/>
      </w:divBdr>
    </w:div>
    <w:div w:id="1938832103">
      <w:bodyDiv w:val="1"/>
      <w:marLeft w:val="0"/>
      <w:marRight w:val="0"/>
      <w:marTop w:val="0"/>
      <w:marBottom w:val="0"/>
      <w:divBdr>
        <w:top w:val="none" w:sz="0" w:space="0" w:color="auto"/>
        <w:left w:val="none" w:sz="0" w:space="0" w:color="auto"/>
        <w:bottom w:val="none" w:sz="0" w:space="0" w:color="auto"/>
        <w:right w:val="none" w:sz="0" w:space="0" w:color="auto"/>
      </w:divBdr>
    </w:div>
    <w:div w:id="2045785589">
      <w:bodyDiv w:val="1"/>
      <w:marLeft w:val="0"/>
      <w:marRight w:val="0"/>
      <w:marTop w:val="0"/>
      <w:marBottom w:val="0"/>
      <w:divBdr>
        <w:top w:val="none" w:sz="0" w:space="0" w:color="auto"/>
        <w:left w:val="none" w:sz="0" w:space="0" w:color="auto"/>
        <w:bottom w:val="none" w:sz="0" w:space="0" w:color="auto"/>
        <w:right w:val="none" w:sz="0" w:space="0" w:color="auto"/>
      </w:divBdr>
    </w:div>
    <w:div w:id="2066753474">
      <w:bodyDiv w:val="1"/>
      <w:marLeft w:val="0"/>
      <w:marRight w:val="0"/>
      <w:marTop w:val="0"/>
      <w:marBottom w:val="0"/>
      <w:divBdr>
        <w:top w:val="none" w:sz="0" w:space="0" w:color="auto"/>
        <w:left w:val="none" w:sz="0" w:space="0" w:color="auto"/>
        <w:bottom w:val="none" w:sz="0" w:space="0" w:color="auto"/>
        <w:right w:val="none" w:sz="0" w:space="0" w:color="auto"/>
      </w:divBdr>
    </w:div>
    <w:div w:id="2099010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theme" Target="theme/theme1.xml"/><Relationship Id="rId21" Type="http://schemas.openxmlformats.org/officeDocument/2006/relationships/image" Target="media/image11.emf"/><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emf"/><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9.emf"/><Relationship Id="rId31" Type="http://schemas.openxmlformats.org/officeDocument/2006/relationships/hyperlink" Target="https://www.usgs.gov/natural-hazards/earthquake-hazards/lists-maps-and-statistic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FB6ADCCD0A0DF4E846073CC57207D64" ma:contentTypeVersion="13" ma:contentTypeDescription="Create a new document." ma:contentTypeScope="" ma:versionID="12ca18ff99b939aa05396857e76d8966">
  <xsd:schema xmlns:xsd="http://www.w3.org/2001/XMLSchema" xmlns:xs="http://www.w3.org/2001/XMLSchema" xmlns:p="http://schemas.microsoft.com/office/2006/metadata/properties" xmlns:ns2="0cb2f40e-dcb0-475b-ac45-5730cd89362d" xmlns:ns3="615aabf6-ca70-43f3-bdaa-b6488444816c" targetNamespace="http://schemas.microsoft.com/office/2006/metadata/properties" ma:root="true" ma:fieldsID="42c2eb234f6696e48195eeaa0eb53e21" ns2:_="" ns3:_="">
    <xsd:import namespace="0cb2f40e-dcb0-475b-ac45-5730cd89362d"/>
    <xsd:import namespace="615aabf6-ca70-43f3-bdaa-b6488444816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b2f40e-dcb0-475b-ac45-5730cd8936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15aabf6-ca70-43f3-bdaa-b6488444816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8CE90-8CF5-4670-BB27-E12319B60E1F}">
  <ds:schemaRefs>
    <ds:schemaRef ds:uri="http://schemas.microsoft.com/sharepoint/v3/contenttype/forms"/>
  </ds:schemaRefs>
</ds:datastoreItem>
</file>

<file path=customXml/itemProps2.xml><?xml version="1.0" encoding="utf-8"?>
<ds:datastoreItem xmlns:ds="http://schemas.openxmlformats.org/officeDocument/2006/customXml" ds:itemID="{0CB9B51E-2B31-4DFD-847B-801220372A8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A85DEB-E499-4C33-8C87-77915689CA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b2f40e-dcb0-475b-ac45-5730cd89362d"/>
    <ds:schemaRef ds:uri="615aabf6-ca70-43f3-bdaa-b6488444816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60D12E5-9485-B548-93E4-00C9B42B7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8</Pages>
  <Words>4445</Words>
  <Characters>25339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pjv</dc:creator>
  <cp:lastModifiedBy>Tomi Akinrinmade</cp:lastModifiedBy>
  <cp:revision>56</cp:revision>
  <cp:lastPrinted>2023-12-07T04:09:00Z</cp:lastPrinted>
  <dcterms:created xsi:type="dcterms:W3CDTF">2023-12-07T04:09:00Z</dcterms:created>
  <dcterms:modified xsi:type="dcterms:W3CDTF">2023-12-07T12:49:00Z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0x0101002FB6ADCCD0A0DF4E846073CC57207D64</vt:lpwstr>
  </property>
</Properties>
</file>